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5106D" w14:textId="77777777" w:rsidR="00150205" w:rsidRPr="00B43088" w:rsidRDefault="00000000">
      <w:pPr>
        <w:pStyle w:val="Heading1"/>
        <w:spacing w:line="480" w:lineRule="auto"/>
        <w:rPr>
          <w:rFonts w:ascii="Times New Roman" w:eastAsia="Times New Roman" w:hAnsi="Times New Roman" w:cs="Times New Roman"/>
          <w:b/>
          <w:sz w:val="24"/>
          <w:szCs w:val="24"/>
        </w:rPr>
      </w:pPr>
      <w:bookmarkStart w:id="0" w:name="_gjdgxs" w:colFirst="0" w:colLast="0"/>
      <w:bookmarkEnd w:id="0"/>
      <w:commentRangeStart w:id="1"/>
      <w:r w:rsidRPr="00B43088">
        <w:rPr>
          <w:rFonts w:ascii="Times New Roman" w:eastAsia="Times New Roman" w:hAnsi="Times New Roman" w:cs="Times New Roman"/>
          <w:b/>
          <w:sz w:val="24"/>
          <w:szCs w:val="24"/>
        </w:rPr>
        <w:t>Soil Microbiome Beta</w:t>
      </w:r>
      <w:commentRangeEnd w:id="1"/>
      <w:r w:rsidRPr="00B43088">
        <w:rPr>
          <w:rFonts w:ascii="Times New Roman" w:hAnsi="Times New Roman" w:cs="Times New Roman"/>
          <w:sz w:val="24"/>
          <w:szCs w:val="24"/>
        </w:rPr>
        <w:commentReference w:id="1"/>
      </w:r>
      <w:r w:rsidRPr="00B43088">
        <w:rPr>
          <w:rFonts w:ascii="Times New Roman" w:eastAsia="Times New Roman" w:hAnsi="Times New Roman" w:cs="Times New Roman"/>
          <w:b/>
          <w:sz w:val="24"/>
          <w:szCs w:val="24"/>
        </w:rPr>
        <w:t>, Taxonomic and Functional Diversity in British Columbian Logged Douglas-fir Stands Differs Across the A and O Horizon</w:t>
      </w:r>
    </w:p>
    <w:p w14:paraId="3173EEF4" w14:textId="77777777" w:rsidR="00150205" w:rsidRPr="00B43088" w:rsidRDefault="00150205">
      <w:pPr>
        <w:spacing w:line="480" w:lineRule="auto"/>
        <w:rPr>
          <w:rFonts w:ascii="Times New Roman" w:eastAsia="Times New Roman" w:hAnsi="Times New Roman" w:cs="Times New Roman"/>
          <w:b/>
          <w:sz w:val="24"/>
          <w:szCs w:val="24"/>
        </w:rPr>
      </w:pPr>
    </w:p>
    <w:p w14:paraId="47A2D9D0"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Jas Aujla, Anu Chauhan, Ally Howard, Fatima Nadeem, Vera Pu</w:t>
      </w:r>
    </w:p>
    <w:p w14:paraId="4D8ACBDD" w14:textId="77777777" w:rsidR="00150205" w:rsidRPr="00B43088" w:rsidRDefault="00000000">
      <w:pPr>
        <w:spacing w:line="480" w:lineRule="auto"/>
        <w:rPr>
          <w:rFonts w:ascii="Times New Roman" w:eastAsia="Times New Roman" w:hAnsi="Times New Roman" w:cs="Times New Roman"/>
          <w:i/>
          <w:sz w:val="24"/>
          <w:szCs w:val="24"/>
        </w:rPr>
      </w:pPr>
      <w:r w:rsidRPr="00B43088">
        <w:rPr>
          <w:rFonts w:ascii="Times New Roman" w:eastAsia="Times New Roman" w:hAnsi="Times New Roman" w:cs="Times New Roman"/>
          <w:i/>
          <w:sz w:val="24"/>
          <w:szCs w:val="24"/>
        </w:rPr>
        <w:t>Department of Microbiology and Immunology, University of British Columbia, Canada</w:t>
      </w:r>
    </w:p>
    <w:p w14:paraId="60BBCC2D" w14:textId="77777777" w:rsidR="00150205" w:rsidRPr="00B43088" w:rsidRDefault="00150205">
      <w:pPr>
        <w:spacing w:line="480" w:lineRule="auto"/>
        <w:rPr>
          <w:rFonts w:ascii="Times New Roman" w:eastAsia="Times New Roman" w:hAnsi="Times New Roman" w:cs="Times New Roman"/>
          <w:sz w:val="24"/>
          <w:szCs w:val="24"/>
        </w:rPr>
      </w:pPr>
    </w:p>
    <w:p w14:paraId="1F94D3F5"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ABSTRACT</w:t>
      </w:r>
    </w:p>
    <w:p w14:paraId="2B943047"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Soil bacterial composition varies based on a wide variety of factors and is responsible for much of soil nutrient cycling. To date, the correlations between these communities and different soil layers or horizons are not well studied.</w:t>
      </w:r>
      <w:ins w:id="2" w:author="Ally Howard" w:date="2023-12-21T02:54:00Z">
        <w:r w:rsidRPr="00B43088">
          <w:rPr>
            <w:rFonts w:ascii="Times New Roman" w:eastAsia="Times New Roman" w:hAnsi="Times New Roman" w:cs="Times New Roman"/>
            <w:sz w:val="24"/>
            <w:szCs w:val="24"/>
          </w:rPr>
          <w:t xml:space="preserve"> The</w:t>
        </w:r>
      </w:ins>
      <w:ins w:id="3" w:author="Jastina Aujla" w:date="2023-12-21T07:33:00Z">
        <w:r w:rsidRPr="00B43088">
          <w:rPr>
            <w:rFonts w:ascii="Times New Roman" w:eastAsia="Times New Roman" w:hAnsi="Times New Roman" w:cs="Times New Roman"/>
            <w:sz w:val="24"/>
            <w:szCs w:val="24"/>
          </w:rPr>
          <w:t>re is also limited</w:t>
        </w:r>
      </w:ins>
      <w:ins w:id="4" w:author="Ally Howard" w:date="2023-12-21T02:54:00Z">
        <w:r w:rsidRPr="00B43088">
          <w:rPr>
            <w:rFonts w:ascii="Times New Roman" w:eastAsia="Times New Roman" w:hAnsi="Times New Roman" w:cs="Times New Roman"/>
            <w:sz w:val="24"/>
            <w:szCs w:val="24"/>
          </w:rPr>
          <w:t xml:space="preserve"> knowledge of whether logging impacts the microbial communities in soil</w:t>
        </w:r>
        <w:del w:id="5" w:author="Jastina Aujla" w:date="2023-12-21T07:33:00Z">
          <w:r w:rsidRPr="00B43088">
            <w:rPr>
              <w:rFonts w:ascii="Times New Roman" w:eastAsia="Times New Roman" w:hAnsi="Times New Roman" w:cs="Times New Roman"/>
              <w:sz w:val="24"/>
              <w:szCs w:val="24"/>
            </w:rPr>
            <w:delText xml:space="preserve"> is also generally lacking</w:delText>
          </w:r>
        </w:del>
        <w:r w:rsidRPr="00B43088">
          <w:rPr>
            <w:rFonts w:ascii="Times New Roman" w:eastAsia="Times New Roman" w:hAnsi="Times New Roman" w:cs="Times New Roman"/>
            <w:sz w:val="24"/>
            <w:szCs w:val="24"/>
          </w:rPr>
          <w:t>.</w:t>
        </w:r>
      </w:ins>
      <w:r w:rsidRPr="00B43088">
        <w:rPr>
          <w:rFonts w:ascii="Times New Roman" w:eastAsia="Times New Roman" w:hAnsi="Times New Roman" w:cs="Times New Roman"/>
          <w:sz w:val="24"/>
          <w:szCs w:val="24"/>
        </w:rPr>
        <w:t xml:space="preserve"> We investigated</w:t>
      </w:r>
      <w:ins w:id="6" w:author="Ally Howard" w:date="2023-12-21T01:02:00Z">
        <w:r w:rsidRPr="00B43088">
          <w:rPr>
            <w:rFonts w:ascii="Times New Roman" w:eastAsia="Times New Roman" w:hAnsi="Times New Roman" w:cs="Times New Roman"/>
            <w:sz w:val="24"/>
            <w:szCs w:val="24"/>
          </w:rPr>
          <w:t xml:space="preserve"> the top two organic soil layers, the </w:t>
        </w:r>
        <w:commentRangeStart w:id="7"/>
        <w:commentRangeStart w:id="8"/>
        <w:commentRangeStart w:id="9"/>
        <w:r w:rsidRPr="00B43088">
          <w:rPr>
            <w:rFonts w:ascii="Times New Roman" w:eastAsia="Times New Roman" w:hAnsi="Times New Roman" w:cs="Times New Roman"/>
            <w:sz w:val="24"/>
            <w:szCs w:val="24"/>
          </w:rPr>
          <w:t>A horizon and O horizon</w:t>
        </w:r>
        <w:commentRangeEnd w:id="7"/>
        <w:r w:rsidRPr="00B43088">
          <w:rPr>
            <w:rFonts w:ascii="Times New Roman" w:hAnsi="Times New Roman" w:cs="Times New Roman"/>
            <w:sz w:val="24"/>
            <w:szCs w:val="24"/>
          </w:rPr>
          <w:commentReference w:id="7"/>
        </w:r>
        <w:commentRangeEnd w:id="8"/>
        <w:r w:rsidRPr="00B43088">
          <w:rPr>
            <w:rFonts w:ascii="Times New Roman" w:hAnsi="Times New Roman" w:cs="Times New Roman"/>
            <w:sz w:val="24"/>
            <w:szCs w:val="24"/>
          </w:rPr>
          <w:commentReference w:id="8"/>
        </w:r>
        <w:commentRangeEnd w:id="9"/>
        <w:r w:rsidRPr="00B43088">
          <w:rPr>
            <w:rFonts w:ascii="Times New Roman" w:hAnsi="Times New Roman" w:cs="Times New Roman"/>
            <w:sz w:val="24"/>
            <w:szCs w:val="24"/>
          </w:rPr>
          <w:commentReference w:id="9"/>
        </w:r>
        <w:r w:rsidRPr="00B43088">
          <w:rPr>
            <w:rFonts w:ascii="Times New Roman" w:eastAsia="Times New Roman" w:hAnsi="Times New Roman" w:cs="Times New Roman"/>
            <w:sz w:val="24"/>
            <w:szCs w:val="24"/>
          </w:rPr>
          <w:t>, in</w:t>
        </w:r>
      </w:ins>
      <w:r w:rsidRPr="00B43088">
        <w:rPr>
          <w:rFonts w:ascii="Times New Roman" w:eastAsia="Times New Roman" w:hAnsi="Times New Roman" w:cs="Times New Roman"/>
          <w:sz w:val="24"/>
          <w:szCs w:val="24"/>
        </w:rPr>
        <w:t xml:space="preserve"> sites of logged British</w:t>
      </w:r>
      <w:ins w:id="10" w:author="Ally Howard" w:date="2023-12-21T01:03:00Z">
        <w:r w:rsidRPr="00B43088">
          <w:rPr>
            <w:rFonts w:ascii="Times New Roman" w:eastAsia="Times New Roman" w:hAnsi="Times New Roman" w:cs="Times New Roman"/>
            <w:sz w:val="24"/>
            <w:szCs w:val="24"/>
          </w:rPr>
          <w:t>-</w:t>
        </w:r>
      </w:ins>
      <w:del w:id="11" w:author="Ally Howard" w:date="2023-12-21T01:03:00Z">
        <w:r w:rsidRPr="00B43088">
          <w:rPr>
            <w:rFonts w:ascii="Times New Roman" w:eastAsia="Times New Roman" w:hAnsi="Times New Roman" w:cs="Times New Roman"/>
            <w:sz w:val="24"/>
            <w:szCs w:val="24"/>
          </w:rPr>
          <w:delText xml:space="preserve"> </w:delText>
        </w:r>
      </w:del>
      <w:r w:rsidRPr="00B43088">
        <w:rPr>
          <w:rFonts w:ascii="Times New Roman" w:eastAsia="Times New Roman" w:hAnsi="Times New Roman" w:cs="Times New Roman"/>
          <w:sz w:val="24"/>
          <w:szCs w:val="24"/>
        </w:rPr>
        <w:t>Columbian Douglas-fir trees and their correlations with microbial diversity.</w:t>
      </w:r>
      <w:del w:id="12" w:author="Ally Howard" w:date="2023-12-21T01:02:00Z">
        <w:r w:rsidRPr="00B43088">
          <w:rPr>
            <w:rFonts w:ascii="Times New Roman" w:eastAsia="Times New Roman" w:hAnsi="Times New Roman" w:cs="Times New Roman"/>
            <w:sz w:val="24"/>
            <w:szCs w:val="24"/>
          </w:rPr>
          <w:delText xml:space="preserve"> Specifically, we based our study on soil samples obtained from the top two organic soil layers, the </w:delText>
        </w:r>
        <w:commentRangeStart w:id="13"/>
        <w:commentRangeStart w:id="14"/>
        <w:commentRangeStart w:id="15"/>
        <w:r w:rsidRPr="00B43088">
          <w:rPr>
            <w:rFonts w:ascii="Times New Roman" w:eastAsia="Times New Roman" w:hAnsi="Times New Roman" w:cs="Times New Roman"/>
            <w:sz w:val="24"/>
            <w:szCs w:val="24"/>
          </w:rPr>
          <w:delText>A horizon and O horizon</w:delText>
        </w:r>
        <w:commentRangeEnd w:id="13"/>
        <w:r w:rsidRPr="00B43088">
          <w:rPr>
            <w:rFonts w:ascii="Times New Roman" w:hAnsi="Times New Roman" w:cs="Times New Roman"/>
            <w:sz w:val="24"/>
            <w:szCs w:val="24"/>
          </w:rPr>
          <w:commentReference w:id="13"/>
        </w:r>
        <w:commentRangeEnd w:id="14"/>
        <w:r w:rsidRPr="00B43088">
          <w:rPr>
            <w:rFonts w:ascii="Times New Roman" w:hAnsi="Times New Roman" w:cs="Times New Roman"/>
            <w:sz w:val="24"/>
            <w:szCs w:val="24"/>
          </w:rPr>
          <w:commentReference w:id="14"/>
        </w:r>
        <w:commentRangeEnd w:id="15"/>
        <w:r w:rsidRPr="00B43088">
          <w:rPr>
            <w:rFonts w:ascii="Times New Roman" w:hAnsi="Times New Roman" w:cs="Times New Roman"/>
            <w:sz w:val="24"/>
            <w:szCs w:val="24"/>
          </w:rPr>
          <w:commentReference w:id="15"/>
        </w:r>
        <w:r w:rsidRPr="00B43088">
          <w:rPr>
            <w:rFonts w:ascii="Times New Roman" w:eastAsia="Times New Roman" w:hAnsi="Times New Roman" w:cs="Times New Roman"/>
            <w:sz w:val="24"/>
            <w:szCs w:val="24"/>
          </w:rPr>
          <w:delText>.</w:delText>
        </w:r>
      </w:del>
      <w:r w:rsidRPr="00B43088">
        <w:rPr>
          <w:rFonts w:ascii="Times New Roman" w:eastAsia="Times New Roman" w:hAnsi="Times New Roman" w:cs="Times New Roman"/>
          <w:sz w:val="24"/>
          <w:szCs w:val="24"/>
        </w:rPr>
        <w:t xml:space="preserve"> We investigated microbial diversity through alpha, beta and core microbiome analyses. Additionally, we aimed to</w:t>
      </w:r>
      <w:commentRangeStart w:id="16"/>
      <w:commentRangeStart w:id="17"/>
      <w:commentRangeStart w:id="18"/>
      <w:r w:rsidRPr="00B43088">
        <w:rPr>
          <w:rFonts w:ascii="Times New Roman" w:eastAsia="Times New Roman" w:hAnsi="Times New Roman" w:cs="Times New Roman"/>
          <w:sz w:val="24"/>
          <w:szCs w:val="24"/>
        </w:rPr>
        <w:t xml:space="preserve"> characterize the microbiota</w:t>
      </w:r>
      <w:del w:id="19" w:author="Ally Howard" w:date="2023-12-21T01:08:00Z">
        <w:r w:rsidRPr="00B43088">
          <w:rPr>
            <w:rFonts w:ascii="Times New Roman" w:eastAsia="Times New Roman" w:hAnsi="Times New Roman" w:cs="Times New Roman"/>
            <w:sz w:val="24"/>
            <w:szCs w:val="24"/>
          </w:rPr>
          <w:delText xml:space="preserve"> through</w:delText>
        </w:r>
        <w:r w:rsidRPr="00B43088">
          <w:rPr>
            <w:rFonts w:ascii="Times New Roman" w:eastAsia="Times New Roman" w:hAnsi="Times New Roman" w:cs="Times New Roman"/>
            <w:sz w:val="24"/>
            <w:szCs w:val="24"/>
            <w:highlight w:val="yellow"/>
          </w:rPr>
          <w:delText xml:space="preserve"> </w:delText>
        </w:r>
        <w:r w:rsidRPr="00B43088">
          <w:rPr>
            <w:rFonts w:ascii="Times New Roman" w:eastAsia="Times New Roman" w:hAnsi="Times New Roman" w:cs="Times New Roman"/>
            <w:b/>
            <w:sz w:val="24"/>
            <w:szCs w:val="24"/>
            <w:highlight w:val="yellow"/>
          </w:rPr>
          <w:delText xml:space="preserve">X </w:delText>
        </w:r>
        <w:r w:rsidRPr="00B43088">
          <w:rPr>
            <w:rFonts w:ascii="Times New Roman" w:eastAsia="Times New Roman" w:hAnsi="Times New Roman" w:cs="Times New Roman"/>
            <w:sz w:val="24"/>
            <w:szCs w:val="24"/>
            <w:highlight w:val="yellow"/>
          </w:rPr>
          <w:delText xml:space="preserve">and </w:delText>
        </w:r>
        <w:r w:rsidRPr="00B43088">
          <w:rPr>
            <w:rFonts w:ascii="Times New Roman" w:eastAsia="Times New Roman" w:hAnsi="Times New Roman" w:cs="Times New Roman"/>
            <w:b/>
            <w:sz w:val="24"/>
            <w:szCs w:val="24"/>
            <w:highlight w:val="yellow"/>
          </w:rPr>
          <w:delText xml:space="preserve">Y </w:delText>
        </w:r>
        <w:r w:rsidRPr="00B43088">
          <w:rPr>
            <w:rFonts w:ascii="Times New Roman" w:eastAsia="Times New Roman" w:hAnsi="Times New Roman" w:cs="Times New Roman"/>
            <w:sz w:val="24"/>
            <w:szCs w:val="24"/>
          </w:rPr>
          <w:delText xml:space="preserve">, which may give insight into </w:delText>
        </w:r>
        <w:commentRangeStart w:id="20"/>
        <w:commentRangeStart w:id="21"/>
        <w:r w:rsidRPr="00B43088">
          <w:rPr>
            <w:rFonts w:ascii="Times New Roman" w:eastAsia="Times New Roman" w:hAnsi="Times New Roman" w:cs="Times New Roman"/>
            <w:sz w:val="24"/>
            <w:szCs w:val="24"/>
          </w:rPr>
          <w:delText>the possible environmental quality of the Douglas-fir soil,</w:delText>
        </w:r>
        <w:commentRangeEnd w:id="16"/>
        <w:r w:rsidRPr="00B43088">
          <w:rPr>
            <w:rFonts w:ascii="Times New Roman" w:hAnsi="Times New Roman" w:cs="Times New Roman"/>
            <w:sz w:val="24"/>
            <w:szCs w:val="24"/>
          </w:rPr>
          <w:commentReference w:id="16"/>
        </w:r>
        <w:commentRangeEnd w:id="17"/>
        <w:r w:rsidRPr="00B43088">
          <w:rPr>
            <w:rFonts w:ascii="Times New Roman" w:hAnsi="Times New Roman" w:cs="Times New Roman"/>
            <w:sz w:val="24"/>
            <w:szCs w:val="24"/>
          </w:rPr>
          <w:commentReference w:id="17"/>
        </w:r>
        <w:commentRangeEnd w:id="18"/>
        <w:r w:rsidRPr="00B43088">
          <w:rPr>
            <w:rFonts w:ascii="Times New Roman" w:hAnsi="Times New Roman" w:cs="Times New Roman"/>
            <w:sz w:val="24"/>
            <w:szCs w:val="24"/>
          </w:rPr>
          <w:commentReference w:id="18"/>
        </w:r>
        <w:r w:rsidRPr="00B43088">
          <w:rPr>
            <w:rFonts w:ascii="Times New Roman" w:eastAsia="Times New Roman" w:hAnsi="Times New Roman" w:cs="Times New Roman"/>
            <w:sz w:val="24"/>
            <w:szCs w:val="24"/>
          </w:rPr>
          <w:delText xml:space="preserve"> </w:delText>
        </w:r>
        <w:commentRangeEnd w:id="20"/>
        <w:r w:rsidRPr="00B43088">
          <w:rPr>
            <w:rFonts w:ascii="Times New Roman" w:hAnsi="Times New Roman" w:cs="Times New Roman"/>
            <w:sz w:val="24"/>
            <w:szCs w:val="24"/>
          </w:rPr>
          <w:commentReference w:id="20"/>
        </w:r>
        <w:commentRangeEnd w:id="21"/>
        <w:r w:rsidRPr="00B43088">
          <w:rPr>
            <w:rFonts w:ascii="Times New Roman" w:hAnsi="Times New Roman" w:cs="Times New Roman"/>
            <w:sz w:val="24"/>
            <w:szCs w:val="24"/>
          </w:rPr>
          <w:commentReference w:id="21"/>
        </w:r>
        <w:r w:rsidRPr="00B43088">
          <w:rPr>
            <w:rFonts w:ascii="Times New Roman" w:eastAsia="Times New Roman" w:hAnsi="Times New Roman" w:cs="Times New Roman"/>
            <w:sz w:val="24"/>
            <w:szCs w:val="24"/>
          </w:rPr>
          <w:delText>and the corresponding ecological microbiota surrounding these regions,</w:delText>
        </w:r>
      </w:del>
      <w:r w:rsidRPr="00B43088">
        <w:rPr>
          <w:rFonts w:ascii="Times New Roman" w:eastAsia="Times New Roman" w:hAnsi="Times New Roman" w:cs="Times New Roman"/>
          <w:sz w:val="24"/>
          <w:szCs w:val="24"/>
        </w:rPr>
        <w:t xml:space="preserve"> through indicator taxa analysis and PICRUSt2 analysis</w:t>
      </w:r>
      <w:ins w:id="22" w:author="Ally Howard" w:date="2023-12-21T01:11:00Z">
        <w:r w:rsidRPr="00B43088">
          <w:rPr>
            <w:rFonts w:ascii="Times New Roman" w:eastAsia="Times New Roman" w:hAnsi="Times New Roman" w:cs="Times New Roman"/>
            <w:sz w:val="24"/>
            <w:szCs w:val="24"/>
          </w:rPr>
          <w:t xml:space="preserve"> to determine specific taxonomic and functional differences</w:t>
        </w:r>
      </w:ins>
      <w:ins w:id="23" w:author="Anu Chauhan" w:date="2023-12-21T06:50:00Z">
        <w:r w:rsidRPr="00B43088">
          <w:rPr>
            <w:rFonts w:ascii="Times New Roman" w:eastAsia="Times New Roman" w:hAnsi="Times New Roman" w:cs="Times New Roman"/>
            <w:sz w:val="24"/>
            <w:szCs w:val="24"/>
          </w:rPr>
          <w:t xml:space="preserve"> between the horizons</w:t>
        </w:r>
      </w:ins>
      <w:r w:rsidRPr="00B43088">
        <w:rPr>
          <w:rFonts w:ascii="Times New Roman" w:eastAsia="Times New Roman" w:hAnsi="Times New Roman" w:cs="Times New Roman"/>
          <w:sz w:val="24"/>
          <w:szCs w:val="24"/>
        </w:rPr>
        <w:t xml:space="preserve">. Alpha diversity analyses indicated no significant differentiations across the A and O horizons, whereas, beta diversity analyses indicated significant clustering within each respective horizon. Furthermore, core microbiome investigations revealed some overlap at the genus level along with significantly greater taxonomic diversity in the O horizon. Indicator taxa analysis also revealed significant differences in the top indicator taxa for each horizon, which was further supported by the functional pathway analysis performed downstream: 407 </w:t>
      </w:r>
      <w:proofErr w:type="spellStart"/>
      <w:r w:rsidRPr="00B43088">
        <w:rPr>
          <w:rFonts w:ascii="Times New Roman" w:eastAsia="Times New Roman" w:hAnsi="Times New Roman" w:cs="Times New Roman"/>
          <w:sz w:val="24"/>
          <w:szCs w:val="24"/>
        </w:rPr>
        <w:t>MetaCyc</w:t>
      </w:r>
      <w:proofErr w:type="spellEnd"/>
      <w:r w:rsidRPr="00B43088">
        <w:rPr>
          <w:rFonts w:ascii="Times New Roman" w:eastAsia="Times New Roman" w:hAnsi="Times New Roman" w:cs="Times New Roman"/>
          <w:sz w:val="24"/>
          <w:szCs w:val="24"/>
        </w:rPr>
        <w:t xml:space="preserve"> functional pathways, including the ‘incomplete reductive TCA cycle’ pathway involved in nutrient cycling, were also significantly differentially </w:t>
      </w:r>
      <w:r w:rsidRPr="00B43088">
        <w:rPr>
          <w:rFonts w:ascii="Times New Roman" w:eastAsia="Times New Roman" w:hAnsi="Times New Roman" w:cs="Times New Roman"/>
          <w:sz w:val="24"/>
          <w:szCs w:val="24"/>
        </w:rPr>
        <w:lastRenderedPageBreak/>
        <w:t xml:space="preserve">abundant between horizons, indicating distinct functional niches. These results affirm the clear differences between the microbial diversity and community composition in the A and O horizons, indicating the need for more microbial diversity research regarding horizon depth and </w:t>
      </w:r>
      <w:commentRangeStart w:id="24"/>
      <w:commentRangeStart w:id="25"/>
      <w:r w:rsidRPr="00B43088">
        <w:rPr>
          <w:rFonts w:ascii="Times New Roman" w:eastAsia="Times New Roman" w:hAnsi="Times New Roman" w:cs="Times New Roman"/>
          <w:sz w:val="24"/>
          <w:szCs w:val="24"/>
        </w:rPr>
        <w:t>logged soil</w:t>
      </w:r>
      <w:commentRangeEnd w:id="24"/>
      <w:r w:rsidRPr="00B43088">
        <w:rPr>
          <w:rFonts w:ascii="Times New Roman" w:hAnsi="Times New Roman" w:cs="Times New Roman"/>
          <w:sz w:val="24"/>
          <w:szCs w:val="24"/>
        </w:rPr>
        <w:commentReference w:id="24"/>
      </w:r>
      <w:commentRangeEnd w:id="25"/>
      <w:r w:rsidRPr="00B43088">
        <w:rPr>
          <w:rFonts w:ascii="Times New Roman" w:hAnsi="Times New Roman" w:cs="Times New Roman"/>
          <w:sz w:val="24"/>
          <w:szCs w:val="24"/>
        </w:rPr>
        <w:commentReference w:id="25"/>
      </w:r>
      <w:r w:rsidRPr="00B43088">
        <w:rPr>
          <w:rFonts w:ascii="Times New Roman" w:eastAsia="Times New Roman" w:hAnsi="Times New Roman" w:cs="Times New Roman"/>
          <w:sz w:val="24"/>
          <w:szCs w:val="24"/>
        </w:rPr>
        <w:t>. This will hence improve our understanding of microbial community formation and the potential impact of environmental and human-made factors.</w:t>
      </w:r>
    </w:p>
    <w:p w14:paraId="6F0CD833" w14:textId="77777777" w:rsidR="00150205" w:rsidRPr="00B43088" w:rsidRDefault="00150205">
      <w:pPr>
        <w:spacing w:line="480" w:lineRule="auto"/>
        <w:rPr>
          <w:rFonts w:ascii="Times New Roman" w:eastAsia="Times New Roman" w:hAnsi="Times New Roman" w:cs="Times New Roman"/>
          <w:sz w:val="24"/>
          <w:szCs w:val="24"/>
        </w:rPr>
      </w:pPr>
    </w:p>
    <w:p w14:paraId="5ACF1682"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INTRODUCTION</w:t>
      </w:r>
    </w:p>
    <w:p w14:paraId="559F6E57"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Initiated in 1989, the Long-term Soil Productivity (LTSP) Study has aimed to quantify site productivity, measured by the growth capacity in volume for a given tree species, on timber harvesting land based on soil profiles (1, 2). Soil composition influences forest productivity and, in turn, affects climate stability, biodiversity, and economic development (3, 4). Industrial harvesting of coniferous forests alters the local soil communities and the intensity of organic matter removal (1, 3, 4). To better understand the changes in soil microbiomes post timber harvest, and provide a baseline for future LTSP studies, Wilhelm et al. collected 724 16S bacterial samples between 2008 and 2014, in regions preceding a post-logging period of 11-17 years (1). A total of 18 sites were sampled to determine the LTSP in six predetermined coniferous ecozones of North America based on dominant tree type (1). One of these tree types is the Douglas-fir, a large evergreen conifer native to Western North America and one of the most important timber trees of this region (5). </w:t>
      </w:r>
    </w:p>
    <w:p w14:paraId="6058D5C5" w14:textId="77777777" w:rsidR="00150205" w:rsidRPr="00B43088" w:rsidRDefault="00000000">
      <w:pPr>
        <w:spacing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The data collected during the LSTP study has since been applied as a baseline in further investigations done by the original authors, now addressing the specific effects and changes within soil microbial communities in timber harvesting regions (3, 4, 6, 7, 8). Additionally, the dataset has been implemented in downstream studies to further examine various physical, </w:t>
      </w:r>
      <w:r w:rsidRPr="00B43088">
        <w:rPr>
          <w:rFonts w:ascii="Times New Roman" w:eastAsia="Times New Roman" w:hAnsi="Times New Roman" w:cs="Times New Roman"/>
          <w:sz w:val="24"/>
          <w:szCs w:val="24"/>
        </w:rPr>
        <w:lastRenderedPageBreak/>
        <w:t xml:space="preserve">chemical, and biological measures related to microbial diversity in the reforested sites in North America (9, 10, 11, 12, 13). These studies expand on some of the main factors which play a role in soil biodiversity, which could in turn be used to better reforestation strategies in timber harvesting areas. There is, however, a lack of focus on soil horizon data, which is a key factor in distinguishing microbial composition between the layered soil niches. </w:t>
      </w:r>
    </w:p>
    <w:p w14:paraId="4B0DE26C" w14:textId="77777777" w:rsidR="00150205" w:rsidRPr="00B43088" w:rsidRDefault="00000000">
      <w:pPr>
        <w:spacing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A vertical cross-section of soil reveals layers, otherwise known as soil horizons (14). Of the six master horizons (Fig. 1), Wilhelm et al. collected samples from the O horizon via trowel, along the atmospheric exposed soil, and A horizon via Stoney auger, 20 cm into the topsoil (1). As shown in Fig. 1, the O horizon is the top organic layer and forms continuously over 6-12 months (15, 16). The humus, otherwise known as the A horizon, lies just beneath this top layer and can take anywhere from a mere 25 years, to thousands of years to regenerate (17). Due to the direct atmospheric contact, the proximity to the logging event, and the differences in horizon formation rates, the O horizon soil composition will have changed dramatically post-logging, whereas the A horizon soil would not have had time to change. </w:t>
      </w:r>
      <w:commentRangeStart w:id="26"/>
      <w:r w:rsidRPr="00B43088">
        <w:rPr>
          <w:rFonts w:ascii="Times New Roman" w:eastAsia="Times New Roman" w:hAnsi="Times New Roman" w:cs="Times New Roman"/>
          <w:sz w:val="24"/>
          <w:szCs w:val="24"/>
        </w:rPr>
        <w:t xml:space="preserve">Therefore, the elemental composition of the A horizon soil may bear more similarity to the pre-logging or pre-timber harvesting conditions. </w:t>
      </w:r>
      <w:commentRangeEnd w:id="26"/>
      <w:r w:rsidRPr="00B43088">
        <w:rPr>
          <w:rFonts w:ascii="Times New Roman" w:hAnsi="Times New Roman" w:cs="Times New Roman"/>
          <w:sz w:val="24"/>
          <w:szCs w:val="24"/>
        </w:rPr>
        <w:commentReference w:id="26"/>
      </w:r>
    </w:p>
    <w:p w14:paraId="6EB42CBD" w14:textId="77777777" w:rsidR="00150205" w:rsidRPr="00B43088" w:rsidRDefault="00000000">
      <w:pPr>
        <w:spacing w:line="480" w:lineRule="auto"/>
        <w:jc w:val="center"/>
        <w:rPr>
          <w:rFonts w:ascii="Times New Roman" w:eastAsia="Times New Roman" w:hAnsi="Times New Roman" w:cs="Times New Roman"/>
          <w:sz w:val="24"/>
          <w:szCs w:val="24"/>
        </w:rPr>
      </w:pPr>
      <w:r w:rsidRPr="00B43088">
        <w:rPr>
          <w:rFonts w:ascii="Times New Roman" w:eastAsia="Times New Roman" w:hAnsi="Times New Roman" w:cs="Times New Roman"/>
          <w:noProof/>
          <w:sz w:val="24"/>
          <w:szCs w:val="24"/>
        </w:rPr>
        <w:lastRenderedPageBreak/>
        <w:drawing>
          <wp:inline distT="114300" distB="114300" distL="114300" distR="114300" wp14:anchorId="6724CE46" wp14:editId="0A0A324B">
            <wp:extent cx="2998754" cy="2860774"/>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98754" cy="2860774"/>
                    </a:xfrm>
                    <a:prstGeom prst="rect">
                      <a:avLst/>
                    </a:prstGeom>
                    <a:ln w="12700">
                      <a:solidFill>
                        <a:srgbClr val="000000"/>
                      </a:solidFill>
                      <a:prstDash val="solid"/>
                    </a:ln>
                  </pic:spPr>
                </pic:pic>
              </a:graphicData>
            </a:graphic>
          </wp:inline>
        </w:drawing>
      </w:r>
    </w:p>
    <w:p w14:paraId="112530E5" w14:textId="77777777" w:rsidR="00150205" w:rsidRPr="00B43088" w:rsidRDefault="00000000">
      <w:pPr>
        <w:spacing w:line="480" w:lineRule="auto"/>
        <w:jc w:val="center"/>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FIG. 1</w:t>
      </w:r>
      <w:r w:rsidRPr="00B43088">
        <w:rPr>
          <w:rFonts w:ascii="Times New Roman" w:eastAsia="Times New Roman" w:hAnsi="Times New Roman" w:cs="Times New Roman"/>
          <w:sz w:val="24"/>
          <w:szCs w:val="24"/>
        </w:rPr>
        <w:t xml:space="preserve"> </w:t>
      </w:r>
      <w:r w:rsidRPr="00B43088">
        <w:rPr>
          <w:rFonts w:ascii="Times New Roman" w:eastAsia="Times New Roman" w:hAnsi="Times New Roman" w:cs="Times New Roman"/>
          <w:b/>
          <w:sz w:val="24"/>
          <w:szCs w:val="24"/>
        </w:rPr>
        <w:t>Soil profile</w:t>
      </w:r>
      <w:r w:rsidRPr="00B43088">
        <w:rPr>
          <w:rFonts w:ascii="Times New Roman" w:eastAsia="Times New Roman" w:hAnsi="Times New Roman" w:cs="Times New Roman"/>
          <w:sz w:val="24"/>
          <w:szCs w:val="24"/>
        </w:rPr>
        <w:t>. Distinct layers (horizons) of coniferous soil.</w:t>
      </w:r>
    </w:p>
    <w:p w14:paraId="5AD179C3" w14:textId="77777777" w:rsidR="00150205" w:rsidRPr="00B43088" w:rsidRDefault="00000000">
      <w:pPr>
        <w:spacing w:before="240" w:after="240"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Different soil horizons exhibit varying physical and chemical properties, such as pH and nutrient content, creating distinct niches that influence microbial communities (13). The microorganisms in forest soil impact nutrient cycling within that system and could play an essential role in the conservation and restoration of logged environments (18). With this information, environmental scientists can assess the health of forest ecosystems and farmers may utilize it as a predictor for crop selection and planting practices (17). While significant differences in taxonomy and function have been observed in the microbiomes of various soil horizons in a tundra environment (14), there has been a scarcity of investigations pertaining to the microbiota inhabiting soil horizons in temperate regions like the Douglas-fir ecozones of BC. Furthermore, these parameters have also not been thoroughly studied in sites where there has been previous clear-cutting for timber harvesting. Organic matter removal at these sites has significant impacts on the composition and depth of the soil horizons (6) and therefore the lack </w:t>
      </w:r>
      <w:r w:rsidRPr="00B43088">
        <w:rPr>
          <w:rFonts w:ascii="Times New Roman" w:eastAsia="Times New Roman" w:hAnsi="Times New Roman" w:cs="Times New Roman"/>
          <w:sz w:val="24"/>
          <w:szCs w:val="24"/>
        </w:rPr>
        <w:lastRenderedPageBreak/>
        <w:t xml:space="preserve">of studies on the microbial communities of these environments post-logging represents a significant knowledge gap. </w:t>
      </w:r>
    </w:p>
    <w:p w14:paraId="31390D00" w14:textId="77777777" w:rsidR="00150205" w:rsidRPr="00B43088" w:rsidRDefault="00000000">
      <w:pPr>
        <w:spacing w:before="240" w:after="240" w:line="480" w:lineRule="auto"/>
        <w:ind w:firstLine="72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Yarwood</w:t>
      </w:r>
      <w:proofErr w:type="spellEnd"/>
      <w:r w:rsidRPr="00B43088">
        <w:rPr>
          <w:rFonts w:ascii="Times New Roman" w:eastAsia="Times New Roman" w:hAnsi="Times New Roman" w:cs="Times New Roman"/>
          <w:sz w:val="24"/>
          <w:szCs w:val="24"/>
        </w:rPr>
        <w:t xml:space="preserve"> et al. (18) also suggest that the microbial content of the soil in Douglas-fir stands may exhibit correlations with tree growth rates. Therefore, it is crucial to understand how logging practices impact these populations and how they could lead to improvements in forest management and more effective reforestation initiatives following timber harvesting. Due to the necessity of specific soil conditions for microbial growth, and the different compositions of the A and O horizons, we hypothesize that there will be significant variability in the taxonomic and functional profiles of the respective soil ecosystems. Our objective is to utilize the dataset provided by Wilhelm et al. (1) to investigate these potential differences in previously logged Douglas-fir stands. By doing so, we aim to provide an analysis of microbial profiles at different soil depths which can then pose as a baseline for further investigations into the role of the soil microbiome as reforestation continues. </w:t>
      </w:r>
    </w:p>
    <w:p w14:paraId="74B486B3" w14:textId="77777777" w:rsidR="00150205" w:rsidRPr="00B43088" w:rsidRDefault="00150205">
      <w:pPr>
        <w:spacing w:before="240" w:after="240" w:line="480" w:lineRule="auto"/>
        <w:ind w:firstLine="720"/>
        <w:rPr>
          <w:rFonts w:ascii="Times New Roman" w:eastAsia="Times New Roman" w:hAnsi="Times New Roman" w:cs="Times New Roman"/>
          <w:sz w:val="24"/>
          <w:szCs w:val="24"/>
        </w:rPr>
      </w:pPr>
    </w:p>
    <w:p w14:paraId="4CA068BA"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METHODS</w:t>
      </w:r>
    </w:p>
    <w:p w14:paraId="40DE9065"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 xml:space="preserve">Forest Soil Microbiome Data. </w:t>
      </w:r>
      <w:r w:rsidRPr="00B43088">
        <w:rPr>
          <w:rFonts w:ascii="Times New Roman" w:eastAsia="Times New Roman" w:hAnsi="Times New Roman" w:cs="Times New Roman"/>
          <w:sz w:val="24"/>
          <w:szCs w:val="24"/>
        </w:rPr>
        <w:t xml:space="preserve">The dataset contained a collection of samples from eighteen reforested sites from six North American ecozones from the LTSP Study (1). Of these sites, we focused on the interior Douglas-fir </w:t>
      </w:r>
      <w:proofErr w:type="spellStart"/>
      <w:r w:rsidRPr="00B43088">
        <w:rPr>
          <w:rFonts w:ascii="Times New Roman" w:eastAsia="Times New Roman" w:hAnsi="Times New Roman" w:cs="Times New Roman"/>
          <w:sz w:val="24"/>
          <w:szCs w:val="24"/>
        </w:rPr>
        <w:t>biogeoclimatic</w:t>
      </w:r>
      <w:proofErr w:type="spellEnd"/>
      <w:r w:rsidRPr="00B43088">
        <w:rPr>
          <w:rFonts w:ascii="Times New Roman" w:eastAsia="Times New Roman" w:hAnsi="Times New Roman" w:cs="Times New Roman"/>
          <w:sz w:val="24"/>
          <w:szCs w:val="24"/>
        </w:rPr>
        <w:t xml:space="preserve"> zone (IDF</w:t>
      </w:r>
      <w:r w:rsidRPr="00B43088">
        <w:rPr>
          <w:rFonts w:ascii="Times New Roman" w:eastAsia="Times New Roman" w:hAnsi="Times New Roman" w:cs="Times New Roman"/>
          <w:sz w:val="24"/>
          <w:szCs w:val="24"/>
          <w:vertAlign w:val="subscript"/>
        </w:rPr>
        <w:t>BC</w:t>
      </w:r>
      <w:r w:rsidRPr="00B43088">
        <w:rPr>
          <w:rFonts w:ascii="Times New Roman" w:eastAsia="Times New Roman" w:hAnsi="Times New Roman" w:cs="Times New Roman"/>
          <w:sz w:val="24"/>
          <w:szCs w:val="24"/>
        </w:rPr>
        <w:t>)</w:t>
      </w:r>
      <w:r w:rsidRPr="00B43088">
        <w:rPr>
          <w:rFonts w:ascii="Times New Roman" w:eastAsia="Times New Roman" w:hAnsi="Times New Roman" w:cs="Times New Roman"/>
          <w:sz w:val="24"/>
          <w:szCs w:val="24"/>
          <w:vertAlign w:val="subscript"/>
        </w:rPr>
        <w:t xml:space="preserve"> </w:t>
      </w:r>
      <w:r w:rsidRPr="00B43088">
        <w:rPr>
          <w:rFonts w:ascii="Times New Roman" w:eastAsia="Times New Roman" w:hAnsi="Times New Roman" w:cs="Times New Roman"/>
          <w:sz w:val="24"/>
          <w:szCs w:val="24"/>
        </w:rPr>
        <w:t xml:space="preserve">, which predominantly housed the native interior Douglas-firs. For many of the 16s rRNA gene amplicon and whole shotgun sequencing libraries, samples were collected from five soil horizons and then distinguished using the Canadian Systems of Soil Classification. Further sample collection details can be found in the paper published by Wilhelm et al. Amplicon libraries were prepared for the 16s rRNA gene </w:t>
      </w:r>
      <w:r w:rsidRPr="00B43088">
        <w:rPr>
          <w:rFonts w:ascii="Times New Roman" w:eastAsia="Times New Roman" w:hAnsi="Times New Roman" w:cs="Times New Roman"/>
          <w:sz w:val="24"/>
          <w:szCs w:val="24"/>
        </w:rPr>
        <w:lastRenderedPageBreak/>
        <w:t xml:space="preserve">(V1-V3 regions). </w:t>
      </w:r>
      <w:ins w:id="27" w:author="Ally Howard" w:date="2023-12-21T00:58:00Z">
        <w:r w:rsidRPr="00B43088">
          <w:rPr>
            <w:rFonts w:ascii="Times New Roman" w:eastAsia="Times New Roman" w:hAnsi="Times New Roman" w:cs="Times New Roman"/>
            <w:sz w:val="24"/>
            <w:szCs w:val="24"/>
          </w:rPr>
          <w:t xml:space="preserve">697 samples were available from the original dataset including all of the sampled ecozones. </w:t>
        </w:r>
      </w:ins>
      <w:commentRangeStart w:id="28"/>
      <w:commentRangeStart w:id="29"/>
      <w:commentRangeStart w:id="30"/>
      <w:commentRangeStart w:id="31"/>
      <w:del w:id="32" w:author="Anu Chauhan" w:date="2023-12-21T07:02:00Z">
        <w:r w:rsidRPr="00B43088">
          <w:rPr>
            <w:rFonts w:ascii="Times New Roman" w:eastAsia="Times New Roman" w:hAnsi="Times New Roman" w:cs="Times New Roman"/>
            <w:sz w:val="24"/>
            <w:szCs w:val="24"/>
          </w:rPr>
          <w:delText xml:space="preserve">A total of </w:delText>
        </w:r>
      </w:del>
      <w:ins w:id="33" w:author="Ally Howard" w:date="2023-12-21T00:56:00Z">
        <w:del w:id="34" w:author="Anu Chauhan" w:date="2023-12-21T07:02:00Z">
          <w:r w:rsidRPr="00B43088">
            <w:rPr>
              <w:rFonts w:ascii="Times New Roman" w:eastAsia="Times New Roman" w:hAnsi="Times New Roman" w:cs="Times New Roman"/>
              <w:sz w:val="24"/>
              <w:szCs w:val="24"/>
            </w:rPr>
            <w:delText>150</w:delText>
          </w:r>
        </w:del>
      </w:ins>
      <w:del w:id="35" w:author="Anu Chauhan" w:date="2023-12-21T07:02:00Z">
        <w:r w:rsidRPr="00B43088">
          <w:rPr>
            <w:rFonts w:ascii="Times New Roman" w:eastAsia="Times New Roman" w:hAnsi="Times New Roman" w:cs="Times New Roman"/>
            <w:sz w:val="24"/>
            <w:szCs w:val="24"/>
          </w:rPr>
          <w:delText xml:space="preserve">697 samples </w:delText>
        </w:r>
      </w:del>
      <w:ins w:id="36" w:author="Ally Howard" w:date="2023-12-21T00:56:00Z">
        <w:del w:id="37" w:author="Anu Chauhan" w:date="2023-12-21T07:02:00Z">
          <w:r w:rsidRPr="00B43088">
            <w:rPr>
              <w:rFonts w:ascii="Times New Roman" w:eastAsia="Times New Roman" w:hAnsi="Times New Roman" w:cs="Times New Roman"/>
              <w:sz w:val="24"/>
              <w:szCs w:val="24"/>
            </w:rPr>
            <w:delText xml:space="preserve">filtered to only include the </w:delText>
          </w:r>
          <w:commentRangeEnd w:id="28"/>
          <w:r w:rsidRPr="00B43088">
            <w:rPr>
              <w:rFonts w:ascii="Times New Roman" w:hAnsi="Times New Roman" w:cs="Times New Roman"/>
              <w:sz w:val="24"/>
              <w:szCs w:val="24"/>
            </w:rPr>
            <w:commentReference w:id="28"/>
          </w:r>
          <w:commentRangeEnd w:id="29"/>
          <w:r w:rsidRPr="00B43088">
            <w:rPr>
              <w:rFonts w:ascii="Times New Roman" w:hAnsi="Times New Roman" w:cs="Times New Roman"/>
              <w:sz w:val="24"/>
              <w:szCs w:val="24"/>
            </w:rPr>
            <w:commentReference w:id="29"/>
          </w:r>
          <w:commentRangeEnd w:id="30"/>
          <w:r w:rsidRPr="00B43088">
            <w:rPr>
              <w:rFonts w:ascii="Times New Roman" w:hAnsi="Times New Roman" w:cs="Times New Roman"/>
              <w:sz w:val="24"/>
              <w:szCs w:val="24"/>
            </w:rPr>
            <w:commentReference w:id="30"/>
          </w:r>
          <w:r w:rsidRPr="00B43088">
            <w:rPr>
              <w:rFonts w:ascii="Times New Roman" w:eastAsia="Times New Roman" w:hAnsi="Times New Roman" w:cs="Times New Roman"/>
              <w:sz w:val="24"/>
              <w:szCs w:val="24"/>
            </w:rPr>
            <w:delText xml:space="preserve">IDFBC </w:delText>
          </w:r>
        </w:del>
      </w:ins>
      <w:commentRangeStart w:id="38"/>
      <w:commentRangeStart w:id="39"/>
      <w:commentRangeStart w:id="40"/>
      <w:del w:id="41" w:author="Anu Chauhan" w:date="2023-12-21T07:02:00Z">
        <w:r w:rsidRPr="00B43088">
          <w:rPr>
            <w:rFonts w:ascii="Times New Roman" w:eastAsia="Times New Roman" w:hAnsi="Times New Roman" w:cs="Times New Roman"/>
            <w:sz w:val="24"/>
            <w:szCs w:val="24"/>
          </w:rPr>
          <w:delText>w</w:delText>
        </w:r>
      </w:del>
      <w:ins w:id="42" w:author="Ally Howard" w:date="2023-12-21T00:57:00Z">
        <w:del w:id="43" w:author="Anu Chauhan" w:date="2023-12-21T07:02:00Z">
          <w:r w:rsidRPr="00B43088">
            <w:rPr>
              <w:rFonts w:ascii="Times New Roman" w:eastAsia="Times New Roman" w:hAnsi="Times New Roman" w:cs="Times New Roman"/>
              <w:sz w:val="24"/>
              <w:szCs w:val="24"/>
            </w:rPr>
            <w:delText>ecozone w</w:delText>
          </w:r>
        </w:del>
      </w:ins>
      <w:del w:id="44" w:author="Anu Chauhan" w:date="2023-12-21T07:02:00Z">
        <w:r w:rsidRPr="00B43088">
          <w:rPr>
            <w:rFonts w:ascii="Times New Roman" w:eastAsia="Times New Roman" w:hAnsi="Times New Roman" w:cs="Times New Roman"/>
            <w:sz w:val="24"/>
            <w:szCs w:val="24"/>
          </w:rPr>
          <w:delText xml:space="preserve">ere downloaded to be used in our study. </w:delText>
        </w:r>
      </w:del>
      <w:commentRangeEnd w:id="31"/>
      <w:ins w:id="45" w:author="Anu Chauhan" w:date="2023-12-21T07:02:00Z">
        <w:r w:rsidRPr="00B43088">
          <w:rPr>
            <w:rFonts w:ascii="Times New Roman" w:hAnsi="Times New Roman" w:cs="Times New Roman"/>
            <w:sz w:val="24"/>
            <w:szCs w:val="24"/>
          </w:rPr>
          <w:commentReference w:id="31"/>
        </w:r>
        <w:commentRangeEnd w:id="38"/>
        <w:r w:rsidRPr="00B43088">
          <w:rPr>
            <w:rFonts w:ascii="Times New Roman" w:hAnsi="Times New Roman" w:cs="Times New Roman"/>
            <w:sz w:val="24"/>
            <w:szCs w:val="24"/>
          </w:rPr>
          <w:commentReference w:id="38"/>
        </w:r>
        <w:commentRangeEnd w:id="39"/>
        <w:r w:rsidRPr="00B43088">
          <w:rPr>
            <w:rFonts w:ascii="Times New Roman" w:hAnsi="Times New Roman" w:cs="Times New Roman"/>
            <w:sz w:val="24"/>
            <w:szCs w:val="24"/>
          </w:rPr>
          <w:commentReference w:id="39"/>
        </w:r>
        <w:commentRangeEnd w:id="40"/>
        <w:r w:rsidRPr="00B43088">
          <w:rPr>
            <w:rFonts w:ascii="Times New Roman" w:hAnsi="Times New Roman" w:cs="Times New Roman"/>
            <w:sz w:val="24"/>
            <w:szCs w:val="24"/>
          </w:rPr>
          <w:commentReference w:id="40"/>
        </w:r>
        <w:r w:rsidRPr="00B43088">
          <w:rPr>
            <w:rFonts w:ascii="Times New Roman" w:eastAsia="Times New Roman" w:hAnsi="Times New Roman" w:cs="Times New Roman"/>
            <w:sz w:val="24"/>
            <w:szCs w:val="24"/>
          </w:rPr>
          <w:t xml:space="preserve">Filtration of the original dataset to include only the IDFBC ecozone produced a readout of 150 samples which were then downloaded to be used in our study. </w:t>
        </w:r>
      </w:ins>
    </w:p>
    <w:p w14:paraId="355650F4" w14:textId="77777777" w:rsidR="00150205" w:rsidRPr="00B43088" w:rsidRDefault="00150205">
      <w:pPr>
        <w:spacing w:line="480" w:lineRule="auto"/>
        <w:jc w:val="both"/>
        <w:rPr>
          <w:rFonts w:ascii="Times New Roman" w:eastAsia="Times New Roman" w:hAnsi="Times New Roman" w:cs="Times New Roman"/>
          <w:b/>
          <w:sz w:val="24"/>
          <w:szCs w:val="24"/>
        </w:rPr>
      </w:pPr>
    </w:p>
    <w:p w14:paraId="4B6C6773" w14:textId="77777777" w:rsidR="00150205" w:rsidRPr="00B43088" w:rsidRDefault="00000000">
      <w:pPr>
        <w:spacing w:line="480" w:lineRule="auto"/>
        <w:rPr>
          <w:rFonts w:ascii="Times New Roman" w:eastAsia="Times New Roman" w:hAnsi="Times New Roman" w:cs="Times New Roman"/>
          <w:sz w:val="24"/>
          <w:szCs w:val="24"/>
        </w:rPr>
      </w:pPr>
      <w:commentRangeStart w:id="46"/>
      <w:commentRangeStart w:id="47"/>
      <w:r w:rsidRPr="00B43088">
        <w:rPr>
          <w:rFonts w:ascii="Times New Roman" w:eastAsia="Times New Roman" w:hAnsi="Times New Roman" w:cs="Times New Roman"/>
          <w:b/>
          <w:sz w:val="24"/>
          <w:szCs w:val="24"/>
        </w:rPr>
        <w:t xml:space="preserve">Preliminary QIIME2 Processing. </w:t>
      </w:r>
      <w:commentRangeEnd w:id="46"/>
      <w:r w:rsidRPr="00B43088">
        <w:rPr>
          <w:rFonts w:ascii="Times New Roman" w:hAnsi="Times New Roman" w:cs="Times New Roman"/>
          <w:sz w:val="24"/>
          <w:szCs w:val="24"/>
        </w:rPr>
        <w:commentReference w:id="46"/>
      </w:r>
      <w:commentRangeEnd w:id="47"/>
      <w:r w:rsidRPr="00B43088">
        <w:rPr>
          <w:rFonts w:ascii="Times New Roman" w:hAnsi="Times New Roman" w:cs="Times New Roman"/>
          <w:sz w:val="24"/>
          <w:szCs w:val="24"/>
        </w:rPr>
        <w:commentReference w:id="47"/>
      </w:r>
      <w:r w:rsidRPr="00B43088">
        <w:rPr>
          <w:rFonts w:ascii="Times New Roman" w:eastAsia="Times New Roman" w:hAnsi="Times New Roman" w:cs="Times New Roman"/>
          <w:sz w:val="24"/>
          <w:szCs w:val="24"/>
        </w:rPr>
        <w:t xml:space="preserve">The QIIME2 DADA2 software package was used to denoise our dataset to correct Illumina-sequenced amplicon errors (19, 20). </w:t>
      </w:r>
      <w:ins w:id="48" w:author="Jastina Aujla" w:date="2023-12-21T00:38:00Z">
        <w:r w:rsidRPr="00B43088">
          <w:rPr>
            <w:rFonts w:ascii="Times New Roman" w:eastAsia="Times New Roman" w:hAnsi="Times New Roman" w:cs="Times New Roman"/>
            <w:sz w:val="24"/>
            <w:szCs w:val="24"/>
          </w:rPr>
          <w:t xml:space="preserve">The classifier was trained by aligning the sequences to reference 16S rRNA V1 and V3 regions. The forward primer used was AGAGTTTGATCMTGGCTCAG, and the reverse primer used was GWATTACCGCGGCKGCTG. </w:t>
        </w:r>
      </w:ins>
      <w:r w:rsidRPr="00B43088">
        <w:rPr>
          <w:rFonts w:ascii="Times New Roman" w:eastAsia="Times New Roman" w:hAnsi="Times New Roman" w:cs="Times New Roman"/>
          <w:sz w:val="24"/>
          <w:szCs w:val="24"/>
        </w:rPr>
        <w:t xml:space="preserve">The sequences were then truncated to 410 base pairs (bp) and a feature table containing the amplicon sequence variants (ASVs) for the BC Douglas-firs was generated. </w:t>
      </w:r>
    </w:p>
    <w:p w14:paraId="18C97335" w14:textId="77777777" w:rsidR="00150205" w:rsidRPr="00B43088" w:rsidRDefault="00150205">
      <w:pPr>
        <w:spacing w:line="480" w:lineRule="auto"/>
        <w:rPr>
          <w:rFonts w:ascii="Times New Roman" w:eastAsia="Times New Roman" w:hAnsi="Times New Roman" w:cs="Times New Roman"/>
          <w:sz w:val="24"/>
          <w:szCs w:val="24"/>
        </w:rPr>
      </w:pPr>
    </w:p>
    <w:p w14:paraId="03557639"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 xml:space="preserve">Alpha and Beta Diversity Metrics based on Horizons. </w:t>
      </w:r>
      <w:r w:rsidRPr="00B43088">
        <w:rPr>
          <w:rFonts w:ascii="Times New Roman" w:eastAsia="Times New Roman" w:hAnsi="Times New Roman" w:cs="Times New Roman"/>
          <w:sz w:val="24"/>
          <w:szCs w:val="24"/>
        </w:rPr>
        <w:t>Alpha and beta diversity metrics were conducted through RStudio 2023.09.0 to determine species richness and diversity. Data wrangling was performed in R using the  ‘</w:t>
      </w:r>
      <w:proofErr w:type="spellStart"/>
      <w:r w:rsidRPr="00B43088">
        <w:rPr>
          <w:rFonts w:ascii="Times New Roman" w:eastAsia="Times New Roman" w:hAnsi="Times New Roman" w:cs="Times New Roman"/>
          <w:sz w:val="24"/>
          <w:szCs w:val="24"/>
        </w:rPr>
        <w:t>tidyverse</w:t>
      </w:r>
      <w:proofErr w:type="spellEnd"/>
      <w:r w:rsidRPr="00B43088">
        <w:rPr>
          <w:rFonts w:ascii="Times New Roman" w:eastAsia="Times New Roman" w:hAnsi="Times New Roman" w:cs="Times New Roman"/>
          <w:sz w:val="24"/>
          <w:szCs w:val="24"/>
        </w:rPr>
        <w:t>’, ‘vegan’, ‘</w:t>
      </w:r>
      <w:proofErr w:type="spellStart"/>
      <w:r w:rsidRPr="00B43088">
        <w:rPr>
          <w:rFonts w:ascii="Times New Roman" w:eastAsia="Times New Roman" w:hAnsi="Times New Roman" w:cs="Times New Roman"/>
          <w:sz w:val="24"/>
          <w:szCs w:val="24"/>
        </w:rPr>
        <w:t>phyloseq</w:t>
      </w:r>
      <w:proofErr w:type="spellEnd"/>
      <w:r w:rsidRPr="00B43088">
        <w:rPr>
          <w:rFonts w:ascii="Times New Roman" w:eastAsia="Times New Roman" w:hAnsi="Times New Roman" w:cs="Times New Roman"/>
          <w:sz w:val="24"/>
          <w:szCs w:val="24"/>
        </w:rPr>
        <w:t>’, ‘ggplot2’, and ‘</w:t>
      </w:r>
      <w:proofErr w:type="spellStart"/>
      <w:r w:rsidRPr="00B43088">
        <w:rPr>
          <w:rFonts w:ascii="Times New Roman" w:eastAsia="Times New Roman" w:hAnsi="Times New Roman" w:cs="Times New Roman"/>
          <w:sz w:val="24"/>
          <w:szCs w:val="24"/>
        </w:rPr>
        <w:t>ggpubr</w:t>
      </w:r>
      <w:proofErr w:type="spellEnd"/>
      <w:r w:rsidRPr="00B43088">
        <w:rPr>
          <w:rFonts w:ascii="Times New Roman" w:eastAsia="Times New Roman" w:hAnsi="Times New Roman" w:cs="Times New Roman"/>
          <w:sz w:val="24"/>
          <w:szCs w:val="24"/>
        </w:rPr>
        <w:t xml:space="preserve">’ packages (21, 22, 23, 24, 25). A rarefaction depth of 4092 sequence reads per sample was chosen which retained 216 samples as well as 50.19% of the total ASVs. To determine species richness, the Shannon's diversity index was employed specifically looking at horizon type as the factor (26). To determine the significance of this alpha diversity test, a Wilcoxon test was conducted (27). Beta diversity was evaluated using the 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and unweighted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metrics to incorporate phylogenetic distance (28). Principal Coordinate Analysis (</w:t>
      </w:r>
      <w:proofErr w:type="spellStart"/>
      <w:r w:rsidRPr="00B43088">
        <w:rPr>
          <w:rFonts w:ascii="Times New Roman" w:eastAsia="Times New Roman" w:hAnsi="Times New Roman" w:cs="Times New Roman"/>
          <w:sz w:val="24"/>
          <w:szCs w:val="24"/>
        </w:rPr>
        <w:t>PCoA</w:t>
      </w:r>
      <w:proofErr w:type="spellEnd"/>
      <w:r w:rsidRPr="00B43088">
        <w:rPr>
          <w:rFonts w:ascii="Times New Roman" w:eastAsia="Times New Roman" w:hAnsi="Times New Roman" w:cs="Times New Roman"/>
          <w:sz w:val="24"/>
          <w:szCs w:val="24"/>
        </w:rPr>
        <w:t>) plots were then generated based on these analyses. Significance of these beta diversity plots were then determined via PERMANOVA (29).</w:t>
      </w:r>
    </w:p>
    <w:p w14:paraId="00A52481" w14:textId="77777777" w:rsidR="00150205" w:rsidRPr="00B43088" w:rsidRDefault="00150205">
      <w:pPr>
        <w:spacing w:line="480" w:lineRule="auto"/>
        <w:rPr>
          <w:rFonts w:ascii="Times New Roman" w:eastAsia="Times New Roman" w:hAnsi="Times New Roman" w:cs="Times New Roman"/>
          <w:sz w:val="24"/>
          <w:szCs w:val="24"/>
        </w:rPr>
      </w:pPr>
    </w:p>
    <w:p w14:paraId="5A761A64"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Indicator Species Analysis.</w:t>
      </w:r>
      <w:r w:rsidRPr="00B43088">
        <w:rPr>
          <w:rFonts w:ascii="Times New Roman" w:eastAsia="Times New Roman" w:hAnsi="Times New Roman" w:cs="Times New Roman"/>
          <w:sz w:val="24"/>
          <w:szCs w:val="24"/>
        </w:rPr>
        <w:t xml:space="preserve"> Data wrangling was performed in </w:t>
      </w:r>
      <w:commentRangeStart w:id="49"/>
      <w:commentRangeStart w:id="50"/>
      <w:commentRangeStart w:id="51"/>
      <w:r w:rsidRPr="00B43088">
        <w:rPr>
          <w:rFonts w:ascii="Times New Roman" w:eastAsia="Times New Roman" w:hAnsi="Times New Roman" w:cs="Times New Roman"/>
          <w:sz w:val="24"/>
          <w:szCs w:val="24"/>
        </w:rPr>
        <w:t xml:space="preserve">RStudio 2023.09.0 </w:t>
      </w:r>
      <w:commentRangeEnd w:id="49"/>
      <w:r w:rsidRPr="00B43088">
        <w:rPr>
          <w:rFonts w:ascii="Times New Roman" w:hAnsi="Times New Roman" w:cs="Times New Roman"/>
          <w:sz w:val="24"/>
          <w:szCs w:val="24"/>
        </w:rPr>
        <w:commentReference w:id="49"/>
      </w:r>
      <w:commentRangeEnd w:id="50"/>
      <w:r w:rsidRPr="00B43088">
        <w:rPr>
          <w:rFonts w:ascii="Times New Roman" w:hAnsi="Times New Roman" w:cs="Times New Roman"/>
          <w:sz w:val="24"/>
          <w:szCs w:val="24"/>
        </w:rPr>
        <w:commentReference w:id="50"/>
      </w:r>
      <w:commentRangeEnd w:id="51"/>
      <w:r w:rsidRPr="00B43088">
        <w:rPr>
          <w:rFonts w:ascii="Times New Roman" w:hAnsi="Times New Roman" w:cs="Times New Roman"/>
          <w:sz w:val="24"/>
          <w:szCs w:val="24"/>
        </w:rPr>
        <w:commentReference w:id="51"/>
      </w:r>
      <w:r w:rsidRPr="00B43088">
        <w:rPr>
          <w:rFonts w:ascii="Times New Roman" w:eastAsia="Times New Roman" w:hAnsi="Times New Roman" w:cs="Times New Roman"/>
          <w:sz w:val="24"/>
          <w:szCs w:val="24"/>
        </w:rPr>
        <w:t xml:space="preserve">using the </w:t>
      </w:r>
      <w:commentRangeStart w:id="52"/>
      <w:commentRangeStart w:id="53"/>
      <w:commentRangeStart w:id="54"/>
      <w:r w:rsidRPr="00B43088">
        <w:rPr>
          <w:rFonts w:ascii="Times New Roman" w:eastAsia="Times New Roman" w:hAnsi="Times New Roman" w:cs="Times New Roman"/>
          <w:sz w:val="24"/>
          <w:szCs w:val="24"/>
        </w:rPr>
        <w:t>‘</w:t>
      </w:r>
      <w:proofErr w:type="spellStart"/>
      <w:r w:rsidRPr="00B43088">
        <w:rPr>
          <w:rFonts w:ascii="Times New Roman" w:eastAsia="Times New Roman" w:hAnsi="Times New Roman" w:cs="Times New Roman"/>
          <w:sz w:val="24"/>
          <w:szCs w:val="24"/>
        </w:rPr>
        <w:t>tidyverse</w:t>
      </w:r>
      <w:proofErr w:type="spellEnd"/>
      <w:r w:rsidRPr="00B43088">
        <w:rPr>
          <w:rFonts w:ascii="Times New Roman" w:eastAsia="Times New Roman" w:hAnsi="Times New Roman" w:cs="Times New Roman"/>
          <w:sz w:val="24"/>
          <w:szCs w:val="24"/>
        </w:rPr>
        <w:t>’, ‘</w:t>
      </w:r>
      <w:proofErr w:type="spellStart"/>
      <w:r w:rsidRPr="00B43088">
        <w:rPr>
          <w:rFonts w:ascii="Times New Roman" w:eastAsia="Times New Roman" w:hAnsi="Times New Roman" w:cs="Times New Roman"/>
          <w:sz w:val="24"/>
          <w:szCs w:val="24"/>
        </w:rPr>
        <w:t>dplyr</w:t>
      </w:r>
      <w:proofErr w:type="spellEnd"/>
      <w:r w:rsidRPr="00B43088">
        <w:rPr>
          <w:rFonts w:ascii="Times New Roman" w:eastAsia="Times New Roman" w:hAnsi="Times New Roman" w:cs="Times New Roman"/>
          <w:sz w:val="24"/>
          <w:szCs w:val="24"/>
        </w:rPr>
        <w:t>’, ‘</w:t>
      </w:r>
      <w:proofErr w:type="spellStart"/>
      <w:r w:rsidRPr="00B43088">
        <w:rPr>
          <w:rFonts w:ascii="Times New Roman" w:eastAsia="Times New Roman" w:hAnsi="Times New Roman" w:cs="Times New Roman"/>
          <w:sz w:val="24"/>
          <w:szCs w:val="24"/>
        </w:rPr>
        <w:t>phyloseq</w:t>
      </w:r>
      <w:proofErr w:type="spellEnd"/>
      <w:r w:rsidRPr="00B43088">
        <w:rPr>
          <w:rFonts w:ascii="Times New Roman" w:eastAsia="Times New Roman" w:hAnsi="Times New Roman" w:cs="Times New Roman"/>
          <w:sz w:val="24"/>
          <w:szCs w:val="24"/>
        </w:rPr>
        <w:t>’, ‘vegan’, ‘ape’, and ‘</w:t>
      </w:r>
      <w:proofErr w:type="spellStart"/>
      <w:r w:rsidRPr="00B43088">
        <w:rPr>
          <w:rFonts w:ascii="Times New Roman" w:eastAsia="Times New Roman" w:hAnsi="Times New Roman" w:cs="Times New Roman"/>
          <w:sz w:val="24"/>
          <w:szCs w:val="24"/>
        </w:rPr>
        <w:t>indicspecies</w:t>
      </w:r>
      <w:proofErr w:type="spellEnd"/>
      <w:r w:rsidRPr="00B43088">
        <w:rPr>
          <w:rFonts w:ascii="Times New Roman" w:eastAsia="Times New Roman" w:hAnsi="Times New Roman" w:cs="Times New Roman"/>
          <w:sz w:val="24"/>
          <w:szCs w:val="24"/>
        </w:rPr>
        <w:t>’ packages (21, 30, 23, 22, 31, 32)</w:t>
      </w:r>
      <w:commentRangeEnd w:id="52"/>
      <w:r w:rsidRPr="00B43088">
        <w:rPr>
          <w:rFonts w:ascii="Times New Roman" w:hAnsi="Times New Roman" w:cs="Times New Roman"/>
          <w:sz w:val="24"/>
          <w:szCs w:val="24"/>
        </w:rPr>
        <w:commentReference w:id="52"/>
      </w:r>
      <w:commentRangeEnd w:id="53"/>
      <w:r w:rsidRPr="00B43088">
        <w:rPr>
          <w:rFonts w:ascii="Times New Roman" w:hAnsi="Times New Roman" w:cs="Times New Roman"/>
          <w:sz w:val="24"/>
          <w:szCs w:val="24"/>
        </w:rPr>
        <w:commentReference w:id="53"/>
      </w:r>
      <w:commentRangeEnd w:id="54"/>
      <w:r w:rsidRPr="00B43088">
        <w:rPr>
          <w:rFonts w:ascii="Times New Roman" w:hAnsi="Times New Roman" w:cs="Times New Roman"/>
          <w:sz w:val="24"/>
          <w:szCs w:val="24"/>
        </w:rPr>
        <w:commentReference w:id="54"/>
      </w:r>
      <w:r w:rsidRPr="00B43088">
        <w:rPr>
          <w:rFonts w:ascii="Times New Roman" w:eastAsia="Times New Roman" w:hAnsi="Times New Roman" w:cs="Times New Roman"/>
          <w:sz w:val="24"/>
          <w:szCs w:val="24"/>
        </w:rPr>
        <w:t xml:space="preserve">. The </w:t>
      </w:r>
      <w:proofErr w:type="spellStart"/>
      <w:r w:rsidRPr="00B43088">
        <w:rPr>
          <w:rFonts w:ascii="Times New Roman" w:eastAsia="Times New Roman" w:hAnsi="Times New Roman" w:cs="Times New Roman"/>
          <w:sz w:val="24"/>
          <w:szCs w:val="24"/>
        </w:rPr>
        <w:t>indicspecies</w:t>
      </w:r>
      <w:proofErr w:type="spellEnd"/>
      <w:r w:rsidRPr="00B43088">
        <w:rPr>
          <w:rFonts w:ascii="Times New Roman" w:eastAsia="Times New Roman" w:hAnsi="Times New Roman" w:cs="Times New Roman"/>
          <w:sz w:val="24"/>
          <w:szCs w:val="24"/>
        </w:rPr>
        <w:t xml:space="preserve"> package was used to perform an indicator species analysis to identify genera that are most uniquely associated with a single soil horizon. The sequencing data was agglomerated to the genus level to give insight into the lowest annotated taxonomic level. Reads were then converted to relative abundance, using filtration measures of 0.001 abundance and 0.1 prevalence. Thus, the ASV’s would be present in the designated horizon with at least 0.1% abundance, and found in at least 10% of the samples. Once everything was in place, the indicator species analysis proceeded following the execution of the ‘</w:t>
      </w:r>
      <w:proofErr w:type="spellStart"/>
      <w:r w:rsidRPr="00B43088">
        <w:rPr>
          <w:rFonts w:ascii="Times New Roman" w:eastAsia="Times New Roman" w:hAnsi="Times New Roman" w:cs="Times New Roman"/>
          <w:sz w:val="24"/>
          <w:szCs w:val="24"/>
        </w:rPr>
        <w:t>multipatt</w:t>
      </w:r>
      <w:proofErr w:type="spellEnd"/>
      <w:r w:rsidRPr="00B43088">
        <w:rPr>
          <w:rFonts w:ascii="Times New Roman" w:eastAsia="Times New Roman" w:hAnsi="Times New Roman" w:cs="Times New Roman"/>
          <w:sz w:val="24"/>
          <w:szCs w:val="24"/>
        </w:rPr>
        <w:t>’ command with 999 permutations (‘</w:t>
      </w:r>
      <w:proofErr w:type="spellStart"/>
      <w:r w:rsidRPr="00B43088">
        <w:rPr>
          <w:rFonts w:ascii="Times New Roman" w:eastAsia="Times New Roman" w:hAnsi="Times New Roman" w:cs="Times New Roman"/>
          <w:sz w:val="24"/>
          <w:szCs w:val="24"/>
        </w:rPr>
        <w:t>nperm</w:t>
      </w:r>
      <w:proofErr w:type="spellEnd"/>
      <w:r w:rsidRPr="00B43088">
        <w:rPr>
          <w:rFonts w:ascii="Times New Roman" w:eastAsia="Times New Roman" w:hAnsi="Times New Roman" w:cs="Times New Roman"/>
          <w:sz w:val="24"/>
          <w:szCs w:val="24"/>
        </w:rPr>
        <w:t xml:space="preserve">’ = 999) (33, 34). The mean relative abundances per horizon of each indicator taxon were visualized as a bubble grid chart. </w:t>
      </w:r>
    </w:p>
    <w:p w14:paraId="7FDF4AA3" w14:textId="77777777" w:rsidR="00150205" w:rsidRPr="00B43088" w:rsidRDefault="00150205">
      <w:pPr>
        <w:spacing w:line="480" w:lineRule="auto"/>
        <w:rPr>
          <w:rFonts w:ascii="Times New Roman" w:eastAsia="Times New Roman" w:hAnsi="Times New Roman" w:cs="Times New Roman"/>
          <w:sz w:val="24"/>
          <w:szCs w:val="24"/>
        </w:rPr>
      </w:pPr>
    </w:p>
    <w:p w14:paraId="343F527E"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 xml:space="preserve">Determine Taxon Abundance using Core Microbiome. </w:t>
      </w:r>
      <w:commentRangeStart w:id="55"/>
      <w:commentRangeStart w:id="56"/>
      <w:r w:rsidRPr="00B43088">
        <w:rPr>
          <w:rFonts w:ascii="Times New Roman" w:eastAsia="Times New Roman" w:hAnsi="Times New Roman" w:cs="Times New Roman"/>
          <w:sz w:val="24"/>
          <w:szCs w:val="24"/>
        </w:rPr>
        <w:t>Core Microbiome</w:t>
      </w:r>
      <w:commentRangeEnd w:id="55"/>
      <w:r w:rsidRPr="00B43088">
        <w:rPr>
          <w:rFonts w:ascii="Times New Roman" w:hAnsi="Times New Roman" w:cs="Times New Roman"/>
          <w:sz w:val="24"/>
          <w:szCs w:val="24"/>
        </w:rPr>
        <w:commentReference w:id="55"/>
      </w:r>
      <w:commentRangeEnd w:id="56"/>
      <w:r w:rsidRPr="00B43088">
        <w:rPr>
          <w:rFonts w:ascii="Times New Roman" w:hAnsi="Times New Roman" w:cs="Times New Roman"/>
          <w:sz w:val="24"/>
          <w:szCs w:val="24"/>
        </w:rPr>
        <w:commentReference w:id="56"/>
      </w:r>
      <w:r w:rsidRPr="00B43088">
        <w:rPr>
          <w:rFonts w:ascii="Times New Roman" w:eastAsia="Times New Roman" w:hAnsi="Times New Roman" w:cs="Times New Roman"/>
          <w:sz w:val="24"/>
          <w:szCs w:val="24"/>
        </w:rPr>
        <w:t xml:space="preserve">  (35, 36) was conducted through RStudio 2023.09.0 </w:t>
      </w:r>
      <w:ins w:id="57" w:author="Vera Pu" w:date="2023-12-21T05:32:00Z">
        <w:r w:rsidRPr="00B43088">
          <w:rPr>
            <w:rFonts w:ascii="Times New Roman" w:eastAsia="Times New Roman" w:hAnsi="Times New Roman" w:cs="Times New Roman"/>
            <w:sz w:val="24"/>
            <w:szCs w:val="24"/>
          </w:rPr>
          <w:t>to visually elucidate the shared and unique genera within the A and O horizon groups</w:t>
        </w:r>
      </w:ins>
      <w:r w:rsidRPr="00B43088">
        <w:rPr>
          <w:rFonts w:ascii="Times New Roman" w:eastAsia="Times New Roman" w:hAnsi="Times New Roman" w:cs="Times New Roman"/>
          <w:sz w:val="24"/>
          <w:szCs w:val="24"/>
        </w:rPr>
        <w:t xml:space="preserve">. Taxonomic counts were agglomerated to the genus level using </w:t>
      </w:r>
      <w:proofErr w:type="spellStart"/>
      <w:r w:rsidRPr="00B43088">
        <w:rPr>
          <w:rFonts w:ascii="Times New Roman" w:eastAsia="Times New Roman" w:hAnsi="Times New Roman" w:cs="Times New Roman"/>
          <w:sz w:val="24"/>
          <w:szCs w:val="24"/>
        </w:rPr>
        <w:t>tax_glom</w:t>
      </w:r>
      <w:proofErr w:type="spellEnd"/>
      <w:r w:rsidRPr="00B43088">
        <w:rPr>
          <w:rFonts w:ascii="Times New Roman" w:eastAsia="Times New Roman" w:hAnsi="Times New Roman" w:cs="Times New Roman"/>
          <w:sz w:val="24"/>
          <w:szCs w:val="24"/>
        </w:rPr>
        <w:t xml:space="preserve">(). Subsequently, the dataset was filtered to include one predictor variable, denoted as the soil horizon, to represent the different soil layers. The core microbiome analysis was executed with the </w:t>
      </w:r>
      <w:proofErr w:type="spellStart"/>
      <w:r w:rsidRPr="00B43088">
        <w:rPr>
          <w:rFonts w:ascii="Times New Roman" w:eastAsia="Times New Roman" w:hAnsi="Times New Roman" w:cs="Times New Roman"/>
          <w:sz w:val="24"/>
          <w:szCs w:val="24"/>
        </w:rPr>
        <w:t>core_members</w:t>
      </w:r>
      <w:proofErr w:type="spellEnd"/>
      <w:r w:rsidRPr="00B43088">
        <w:rPr>
          <w:rFonts w:ascii="Times New Roman" w:eastAsia="Times New Roman" w:hAnsi="Times New Roman" w:cs="Times New Roman"/>
          <w:sz w:val="24"/>
          <w:szCs w:val="24"/>
        </w:rPr>
        <w:t xml:space="preserve">() function, specifying a detection threshold of 0.0001 and a prevalence threshold of 0.1 to identify robust and prevalent microbial taxa across the groups. Finally, genera that were prevalent in each horizon were compared using a Venn diagram (37). </w:t>
      </w:r>
    </w:p>
    <w:p w14:paraId="7C4C683D" w14:textId="77777777" w:rsidR="00150205" w:rsidRPr="00B43088" w:rsidRDefault="00150205">
      <w:pPr>
        <w:spacing w:line="480" w:lineRule="auto"/>
        <w:rPr>
          <w:rFonts w:ascii="Times New Roman" w:eastAsia="Times New Roman" w:hAnsi="Times New Roman" w:cs="Times New Roman"/>
          <w:sz w:val="24"/>
          <w:szCs w:val="24"/>
        </w:rPr>
      </w:pPr>
    </w:p>
    <w:p w14:paraId="1A47DC68"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lastRenderedPageBreak/>
        <w:t xml:space="preserve">Functional Analysis using PICRUSt2. </w:t>
      </w:r>
      <w:r w:rsidRPr="00B43088">
        <w:rPr>
          <w:rFonts w:ascii="Times New Roman" w:eastAsia="Times New Roman" w:hAnsi="Times New Roman" w:cs="Times New Roman"/>
          <w:sz w:val="24"/>
          <w:szCs w:val="24"/>
        </w:rPr>
        <w:t>The picrust2_pipeline.py command from the PICRUSt2 QIIME2 plugin was employed to u</w:t>
      </w:r>
      <w:commentRangeStart w:id="58"/>
      <w:commentRangeStart w:id="59"/>
      <w:r w:rsidRPr="00B43088">
        <w:rPr>
          <w:rFonts w:ascii="Times New Roman" w:eastAsia="Times New Roman" w:hAnsi="Times New Roman" w:cs="Times New Roman"/>
          <w:sz w:val="24"/>
          <w:szCs w:val="24"/>
        </w:rPr>
        <w:t>nderstand the metabolic pathways utilized by microorganisms in different horizons</w:t>
      </w:r>
      <w:commentRangeEnd w:id="58"/>
      <w:r w:rsidRPr="00B43088">
        <w:rPr>
          <w:rFonts w:ascii="Times New Roman" w:hAnsi="Times New Roman" w:cs="Times New Roman"/>
          <w:sz w:val="24"/>
          <w:szCs w:val="24"/>
        </w:rPr>
        <w:commentReference w:id="58"/>
      </w:r>
      <w:commentRangeEnd w:id="59"/>
      <w:r w:rsidRPr="00B43088">
        <w:rPr>
          <w:rFonts w:ascii="Times New Roman" w:hAnsi="Times New Roman" w:cs="Times New Roman"/>
          <w:sz w:val="24"/>
          <w:szCs w:val="24"/>
        </w:rPr>
        <w:commentReference w:id="59"/>
      </w:r>
      <w:r w:rsidRPr="00B43088">
        <w:rPr>
          <w:rFonts w:ascii="Times New Roman" w:eastAsia="Times New Roman" w:hAnsi="Times New Roman" w:cs="Times New Roman"/>
          <w:sz w:val="24"/>
          <w:szCs w:val="24"/>
        </w:rPr>
        <w:t>.</w:t>
      </w:r>
      <w:ins w:id="60" w:author="Ally Howard" w:date="2023-12-21T00:51:00Z">
        <w:r w:rsidRPr="00B43088">
          <w:rPr>
            <w:rFonts w:ascii="Times New Roman" w:eastAsia="Times New Roman" w:hAnsi="Times New Roman" w:cs="Times New Roman"/>
            <w:sz w:val="24"/>
            <w:szCs w:val="24"/>
          </w:rPr>
          <w:t xml:space="preserve"> PICRUSt2 uses marker gene data such as 16s rRNA to infer functional profiles by matching the sequences against a precomputed reference genome.</w:t>
        </w:r>
      </w:ins>
      <w:r w:rsidRPr="00B43088">
        <w:rPr>
          <w:rFonts w:ascii="Times New Roman" w:eastAsia="Times New Roman" w:hAnsi="Times New Roman" w:cs="Times New Roman"/>
          <w:sz w:val="24"/>
          <w:szCs w:val="24"/>
        </w:rPr>
        <w:t xml:space="preserve"> Differential abundance was performed on the </w:t>
      </w:r>
      <w:proofErr w:type="spellStart"/>
      <w:r w:rsidRPr="00B43088">
        <w:rPr>
          <w:rFonts w:ascii="Times New Roman" w:eastAsia="Times New Roman" w:hAnsi="Times New Roman" w:cs="Times New Roman"/>
          <w:sz w:val="24"/>
          <w:szCs w:val="24"/>
        </w:rPr>
        <w:t>MetaCyc</w:t>
      </w:r>
      <w:proofErr w:type="spellEnd"/>
      <w:r w:rsidRPr="00B43088">
        <w:rPr>
          <w:rFonts w:ascii="Times New Roman" w:eastAsia="Times New Roman" w:hAnsi="Times New Roman" w:cs="Times New Roman"/>
          <w:sz w:val="24"/>
          <w:szCs w:val="24"/>
        </w:rPr>
        <w:t xml:space="preserve"> data using the ggpicrust2 package, </w:t>
      </w:r>
      <w:proofErr w:type="spellStart"/>
      <w:r w:rsidRPr="00B43088">
        <w:rPr>
          <w:rFonts w:ascii="Times New Roman" w:eastAsia="Times New Roman" w:hAnsi="Times New Roman" w:cs="Times New Roman"/>
          <w:sz w:val="24"/>
          <w:szCs w:val="24"/>
        </w:rPr>
        <w:t>pathway_daa</w:t>
      </w:r>
      <w:proofErr w:type="spellEnd"/>
      <w:r w:rsidRPr="00B43088">
        <w:rPr>
          <w:rFonts w:ascii="Times New Roman" w:eastAsia="Times New Roman" w:hAnsi="Times New Roman" w:cs="Times New Roman"/>
          <w:sz w:val="24"/>
          <w:szCs w:val="24"/>
        </w:rPr>
        <w:t xml:space="preserve">() with </w:t>
      </w:r>
      <w:proofErr w:type="spellStart"/>
      <w:r w:rsidRPr="00B43088">
        <w:rPr>
          <w:rFonts w:ascii="Times New Roman" w:eastAsia="Times New Roman" w:hAnsi="Times New Roman" w:cs="Times New Roman"/>
          <w:sz w:val="24"/>
          <w:szCs w:val="24"/>
        </w:rPr>
        <w:t>daa_method</w:t>
      </w:r>
      <w:proofErr w:type="spellEnd"/>
      <w:r w:rsidRPr="00B43088">
        <w:rPr>
          <w:rFonts w:ascii="Times New Roman" w:eastAsia="Times New Roman" w:hAnsi="Times New Roman" w:cs="Times New Roman"/>
          <w:sz w:val="24"/>
          <w:szCs w:val="24"/>
        </w:rPr>
        <w:t xml:space="preserve"> = DESeq2. Pathways were annotated using </w:t>
      </w:r>
      <w:proofErr w:type="spellStart"/>
      <w:r w:rsidRPr="00B43088">
        <w:rPr>
          <w:rFonts w:ascii="Times New Roman" w:eastAsia="Times New Roman" w:hAnsi="Times New Roman" w:cs="Times New Roman"/>
          <w:sz w:val="24"/>
          <w:szCs w:val="24"/>
        </w:rPr>
        <w:t>pathway_annotation</w:t>
      </w:r>
      <w:proofErr w:type="spellEnd"/>
      <w:r w:rsidRPr="00B43088">
        <w:rPr>
          <w:rFonts w:ascii="Times New Roman" w:eastAsia="Times New Roman" w:hAnsi="Times New Roman" w:cs="Times New Roman"/>
          <w:sz w:val="24"/>
          <w:szCs w:val="24"/>
        </w:rPr>
        <w:t xml:space="preserve">() and filtered for only significant results with adjusted </w:t>
      </w:r>
      <w:commentRangeStart w:id="61"/>
      <w:r w:rsidRPr="00B43088">
        <w:rPr>
          <w:rFonts w:ascii="Times New Roman" w:eastAsia="Times New Roman" w:hAnsi="Times New Roman" w:cs="Times New Roman"/>
          <w:sz w:val="24"/>
          <w:szCs w:val="24"/>
        </w:rPr>
        <w:t xml:space="preserve">p-value </w:t>
      </w:r>
      <w:ins w:id="62" w:author="Ally Howard" w:date="2023-12-21T00:44:00Z">
        <w:r w:rsidRPr="00B43088">
          <w:rPr>
            <w:rFonts w:ascii="Times New Roman" w:eastAsia="Times New Roman" w:hAnsi="Times New Roman" w:cs="Times New Roman"/>
            <w:sz w:val="24"/>
            <w:szCs w:val="24"/>
          </w:rPr>
          <w:t>≤</w:t>
        </w:r>
      </w:ins>
      <w:del w:id="63" w:author="Ally Howard" w:date="2023-12-21T00:44:00Z">
        <w:r w:rsidRPr="00B43088">
          <w:rPr>
            <w:rFonts w:ascii="Times New Roman" w:eastAsia="Times New Roman" w:hAnsi="Times New Roman" w:cs="Times New Roman"/>
            <w:sz w:val="24"/>
            <w:szCs w:val="24"/>
          </w:rPr>
          <w:delText>≥</w:delText>
        </w:r>
      </w:del>
      <w:r w:rsidRPr="00B43088">
        <w:rPr>
          <w:rFonts w:ascii="Times New Roman" w:eastAsia="Times New Roman" w:hAnsi="Times New Roman" w:cs="Times New Roman"/>
          <w:sz w:val="24"/>
          <w:szCs w:val="24"/>
        </w:rPr>
        <w:t xml:space="preserve"> 0.05</w:t>
      </w:r>
      <w:commentRangeEnd w:id="61"/>
      <w:r w:rsidRPr="00B43088">
        <w:rPr>
          <w:rFonts w:ascii="Times New Roman" w:hAnsi="Times New Roman" w:cs="Times New Roman"/>
          <w:sz w:val="24"/>
          <w:szCs w:val="24"/>
        </w:rPr>
        <w:commentReference w:id="61"/>
      </w:r>
      <w:r w:rsidRPr="00B43088">
        <w:rPr>
          <w:rFonts w:ascii="Times New Roman" w:eastAsia="Times New Roman" w:hAnsi="Times New Roman" w:cs="Times New Roman"/>
          <w:sz w:val="24"/>
          <w:szCs w:val="24"/>
        </w:rPr>
        <w:t xml:space="preserve">. The PCA plot was generated using the ggpicrust2 package </w:t>
      </w:r>
      <w:proofErr w:type="spellStart"/>
      <w:r w:rsidRPr="00B43088">
        <w:rPr>
          <w:rFonts w:ascii="Times New Roman" w:eastAsia="Times New Roman" w:hAnsi="Times New Roman" w:cs="Times New Roman"/>
          <w:sz w:val="24"/>
          <w:szCs w:val="24"/>
        </w:rPr>
        <w:t>pathway_pca</w:t>
      </w:r>
      <w:proofErr w:type="spellEnd"/>
      <w:r w:rsidRPr="00B43088">
        <w:rPr>
          <w:rFonts w:ascii="Times New Roman" w:eastAsia="Times New Roman" w:hAnsi="Times New Roman" w:cs="Times New Roman"/>
          <w:sz w:val="24"/>
          <w:szCs w:val="24"/>
        </w:rPr>
        <w:t xml:space="preserve">(). The bar plot was generated with a modified version of the </w:t>
      </w:r>
      <w:proofErr w:type="spellStart"/>
      <w:r w:rsidRPr="00B43088">
        <w:rPr>
          <w:rFonts w:ascii="Times New Roman" w:eastAsia="Times New Roman" w:hAnsi="Times New Roman" w:cs="Times New Roman"/>
          <w:sz w:val="24"/>
          <w:szCs w:val="24"/>
        </w:rPr>
        <w:t>pathway_errorbar</w:t>
      </w:r>
      <w:proofErr w:type="spellEnd"/>
      <w:r w:rsidRPr="00B43088">
        <w:rPr>
          <w:rFonts w:ascii="Times New Roman" w:eastAsia="Times New Roman" w:hAnsi="Times New Roman" w:cs="Times New Roman"/>
          <w:sz w:val="24"/>
          <w:szCs w:val="24"/>
        </w:rPr>
        <w:t xml:space="preserve">() function which implemented an adjusted p-value cut off of </w:t>
      </w:r>
      <w:ins w:id="64" w:author="Ally Howard" w:date="2023-12-21T00:44:00Z">
        <w:r w:rsidRPr="00B43088">
          <w:rPr>
            <w:rFonts w:ascii="Times New Roman" w:eastAsia="Times New Roman" w:hAnsi="Times New Roman" w:cs="Times New Roman"/>
            <w:sz w:val="24"/>
            <w:szCs w:val="24"/>
          </w:rPr>
          <w:t>≤</w:t>
        </w:r>
      </w:ins>
      <w:commentRangeStart w:id="65"/>
      <w:del w:id="66" w:author="Ally Howard" w:date="2023-12-21T00:44:00Z">
        <w:r w:rsidRPr="00B43088">
          <w:rPr>
            <w:rFonts w:ascii="Times New Roman" w:eastAsia="Times New Roman" w:hAnsi="Times New Roman" w:cs="Times New Roman"/>
            <w:sz w:val="24"/>
            <w:szCs w:val="24"/>
          </w:rPr>
          <w:delText>≥</w:delText>
        </w:r>
      </w:del>
      <w:commentRangeEnd w:id="65"/>
      <w:r w:rsidRPr="00B43088">
        <w:rPr>
          <w:rFonts w:ascii="Times New Roman" w:hAnsi="Times New Roman" w:cs="Times New Roman"/>
          <w:sz w:val="24"/>
          <w:szCs w:val="24"/>
        </w:rPr>
        <w:commentReference w:id="65"/>
      </w:r>
      <w:r w:rsidRPr="00B43088">
        <w:rPr>
          <w:rFonts w:ascii="Times New Roman" w:eastAsia="Times New Roman" w:hAnsi="Times New Roman" w:cs="Times New Roman"/>
          <w:sz w:val="24"/>
          <w:szCs w:val="24"/>
        </w:rPr>
        <w:t xml:space="preserve"> 0.05 and an absolute log 2 fold change cut off of 0.58 which represents a 50% increase or decrease in abundance. </w:t>
      </w:r>
    </w:p>
    <w:p w14:paraId="51DF3927" w14:textId="77777777" w:rsidR="00150205" w:rsidRPr="00B43088" w:rsidRDefault="00150205">
      <w:pPr>
        <w:spacing w:line="480" w:lineRule="auto"/>
        <w:rPr>
          <w:rFonts w:ascii="Times New Roman" w:eastAsia="Times New Roman" w:hAnsi="Times New Roman" w:cs="Times New Roman"/>
          <w:sz w:val="24"/>
          <w:szCs w:val="24"/>
        </w:rPr>
      </w:pPr>
    </w:p>
    <w:p w14:paraId="7BA06FEC"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All scripts and visualizations can be viewed at </w:t>
      </w:r>
      <w:hyperlink r:id="rId9">
        <w:r w:rsidRPr="00B43088">
          <w:rPr>
            <w:rFonts w:ascii="Times New Roman" w:eastAsia="Times New Roman" w:hAnsi="Times New Roman" w:cs="Times New Roman"/>
            <w:color w:val="1155CC"/>
            <w:sz w:val="24"/>
            <w:szCs w:val="24"/>
            <w:u w:val="single"/>
          </w:rPr>
          <w:t>https://github.com/allyhoward/micb475.git</w:t>
        </w:r>
      </w:hyperlink>
    </w:p>
    <w:p w14:paraId="54F29A02" w14:textId="77777777" w:rsidR="00150205" w:rsidRPr="00B43088" w:rsidRDefault="00150205">
      <w:pPr>
        <w:spacing w:line="480" w:lineRule="auto"/>
        <w:rPr>
          <w:rFonts w:ascii="Times New Roman" w:eastAsia="Times New Roman" w:hAnsi="Times New Roman" w:cs="Times New Roman"/>
          <w:sz w:val="24"/>
          <w:szCs w:val="24"/>
        </w:rPr>
      </w:pPr>
    </w:p>
    <w:p w14:paraId="7A0B2081"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RESULTS</w:t>
      </w:r>
    </w:p>
    <w:p w14:paraId="17EAF6A4"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 xml:space="preserve">A and O Horizon microbial samples are more similar to themselves than they are to the opposing horizon. </w:t>
      </w:r>
      <w:r w:rsidRPr="00B43088">
        <w:rPr>
          <w:rFonts w:ascii="Times New Roman" w:eastAsia="Times New Roman" w:hAnsi="Times New Roman" w:cs="Times New Roman"/>
          <w:sz w:val="24"/>
          <w:szCs w:val="24"/>
        </w:rPr>
        <w:t xml:space="preserve">The biodiversity of the niche at each horizon was evaluated. The alpha diversity Shannon box plot illustrates no significant differences between the species richness of the A and O horizons (Fig. 2A). The </w:t>
      </w:r>
      <w:proofErr w:type="spellStart"/>
      <w:r w:rsidRPr="00B43088">
        <w:rPr>
          <w:rFonts w:ascii="Times New Roman" w:eastAsia="Times New Roman" w:hAnsi="Times New Roman" w:cs="Times New Roman"/>
          <w:sz w:val="24"/>
          <w:szCs w:val="24"/>
        </w:rPr>
        <w:t>Wilcoxin</w:t>
      </w:r>
      <w:proofErr w:type="spellEnd"/>
      <w:r w:rsidRPr="00B43088">
        <w:rPr>
          <w:rFonts w:ascii="Times New Roman" w:eastAsia="Times New Roman" w:hAnsi="Times New Roman" w:cs="Times New Roman"/>
          <w:sz w:val="24"/>
          <w:szCs w:val="24"/>
        </w:rPr>
        <w:t xml:space="preserve"> test confirms this absence of significance with a p-value of 0.17. Two beta diversity </w:t>
      </w:r>
      <w:proofErr w:type="spellStart"/>
      <w:r w:rsidRPr="00B43088">
        <w:rPr>
          <w:rFonts w:ascii="Times New Roman" w:eastAsia="Times New Roman" w:hAnsi="Times New Roman" w:cs="Times New Roman"/>
          <w:sz w:val="24"/>
          <w:szCs w:val="24"/>
        </w:rPr>
        <w:t>PCoA</w:t>
      </w:r>
      <w:proofErr w:type="spellEnd"/>
      <w:r w:rsidRPr="00B43088">
        <w:rPr>
          <w:rFonts w:ascii="Times New Roman" w:eastAsia="Times New Roman" w:hAnsi="Times New Roman" w:cs="Times New Roman"/>
          <w:sz w:val="24"/>
          <w:szCs w:val="24"/>
        </w:rPr>
        <w:t xml:space="preserve"> plots, Weighted (Fig. 2B) and Unweighted (Fig. 2C)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analysis show that the samples cluster strongly within their respective horizons and therefore suggest that these are distinct from one another. These differences are also demonstrated to be significant as seen by PERMANOVA which returned a </w:t>
      </w:r>
      <w:commentRangeStart w:id="67"/>
      <w:r w:rsidRPr="00B43088">
        <w:rPr>
          <w:rFonts w:ascii="Times New Roman" w:eastAsia="Times New Roman" w:hAnsi="Times New Roman" w:cs="Times New Roman"/>
          <w:sz w:val="24"/>
          <w:szCs w:val="24"/>
        </w:rPr>
        <w:t xml:space="preserve">p-value &lt;  0.001. </w:t>
      </w:r>
      <w:commentRangeEnd w:id="67"/>
      <w:r w:rsidRPr="00B43088">
        <w:rPr>
          <w:rFonts w:ascii="Times New Roman" w:hAnsi="Times New Roman" w:cs="Times New Roman"/>
          <w:sz w:val="24"/>
          <w:szCs w:val="24"/>
        </w:rPr>
        <w:lastRenderedPageBreak/>
        <w:commentReference w:id="67"/>
      </w:r>
      <w:commentRangeStart w:id="68"/>
      <w:r w:rsidRPr="00B43088">
        <w:rPr>
          <w:rFonts w:ascii="Times New Roman" w:eastAsia="Times New Roman" w:hAnsi="Times New Roman" w:cs="Times New Roman"/>
          <w:sz w:val="24"/>
          <w:szCs w:val="24"/>
        </w:rPr>
        <w:t xml:space="preserve">Furthermore, comparing the two </w:t>
      </w:r>
      <w:proofErr w:type="spellStart"/>
      <w:r w:rsidRPr="00B43088">
        <w:rPr>
          <w:rFonts w:ascii="Times New Roman" w:eastAsia="Times New Roman" w:hAnsi="Times New Roman" w:cs="Times New Roman"/>
          <w:sz w:val="24"/>
          <w:szCs w:val="24"/>
        </w:rPr>
        <w:t>PCoA</w:t>
      </w:r>
      <w:proofErr w:type="spellEnd"/>
      <w:r w:rsidRPr="00B43088">
        <w:rPr>
          <w:rFonts w:ascii="Times New Roman" w:eastAsia="Times New Roman" w:hAnsi="Times New Roman" w:cs="Times New Roman"/>
          <w:sz w:val="24"/>
          <w:szCs w:val="24"/>
        </w:rPr>
        <w:t xml:space="preserve"> plots, the 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analysis, with an F-value of 3.958,</w:t>
      </w:r>
      <w:ins w:id="69" w:author="Jastina Aujla" w:date="2023-12-21T07:53:00Z">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indicates</w:t>
        </w:r>
      </w:ins>
      <w:del w:id="70" w:author="Jastina Aujla" w:date="2023-12-21T07:53:00Z">
        <w:r w:rsidRPr="00B43088">
          <w:rPr>
            <w:rFonts w:ascii="Times New Roman" w:eastAsia="Times New Roman" w:hAnsi="Times New Roman" w:cs="Times New Roman"/>
            <w:sz w:val="24"/>
            <w:szCs w:val="24"/>
          </w:rPr>
          <w:delText xml:space="preserve">  reveals </w:delText>
        </w:r>
      </w:del>
      <w:r w:rsidRPr="00B43088">
        <w:rPr>
          <w:rFonts w:ascii="Times New Roman" w:eastAsia="Times New Roman" w:hAnsi="Times New Roman" w:cs="Times New Roman"/>
          <w:sz w:val="24"/>
          <w:szCs w:val="24"/>
        </w:rPr>
        <w:t>that</w:t>
      </w:r>
      <w:proofErr w:type="spellEnd"/>
      <w:r w:rsidRPr="00B43088">
        <w:rPr>
          <w:rFonts w:ascii="Times New Roman" w:eastAsia="Times New Roman" w:hAnsi="Times New Roman" w:cs="Times New Roman"/>
          <w:sz w:val="24"/>
          <w:szCs w:val="24"/>
        </w:rPr>
        <w:t xml:space="preserve"> </w:t>
      </w:r>
      <w:del w:id="71" w:author="Jastina Aujla" w:date="2023-12-21T07:53:00Z">
        <w:r w:rsidRPr="00B43088">
          <w:rPr>
            <w:rFonts w:ascii="Times New Roman" w:eastAsia="Times New Roman" w:hAnsi="Times New Roman" w:cs="Times New Roman"/>
            <w:sz w:val="24"/>
            <w:szCs w:val="24"/>
          </w:rPr>
          <w:delText xml:space="preserve">when relative abundance is considered </w:delText>
        </w:r>
      </w:del>
      <w:r w:rsidRPr="00B43088">
        <w:rPr>
          <w:rFonts w:ascii="Times New Roman" w:eastAsia="Times New Roman" w:hAnsi="Times New Roman" w:cs="Times New Roman"/>
          <w:sz w:val="24"/>
          <w:szCs w:val="24"/>
        </w:rPr>
        <w:t xml:space="preserve">sample clustering is weaker </w:t>
      </w:r>
      <w:ins w:id="72" w:author="Jastina Aujla" w:date="2023-12-21T07:53:00Z">
        <w:r w:rsidRPr="00B43088">
          <w:rPr>
            <w:rFonts w:ascii="Times New Roman" w:eastAsia="Times New Roman" w:hAnsi="Times New Roman" w:cs="Times New Roman"/>
            <w:sz w:val="24"/>
            <w:szCs w:val="24"/>
          </w:rPr>
          <w:t xml:space="preserve">when considering relative abundance compared to the unweighted analysis which considers only absence and presence. </w:t>
        </w:r>
        <w:commentRangeEnd w:id="68"/>
        <w:r w:rsidRPr="00B43088">
          <w:rPr>
            <w:rFonts w:ascii="Times New Roman" w:hAnsi="Times New Roman" w:cs="Times New Roman"/>
            <w:sz w:val="24"/>
            <w:szCs w:val="24"/>
          </w:rPr>
          <w:commentReference w:id="68"/>
        </w:r>
        <w:r w:rsidRPr="00B43088">
          <w:rPr>
            <w:rFonts w:ascii="Times New Roman" w:eastAsia="Times New Roman" w:hAnsi="Times New Roman" w:cs="Times New Roman"/>
            <w:sz w:val="24"/>
            <w:szCs w:val="24"/>
          </w:rPr>
          <w:t>In the unweighted analysis, the F-value is 1.2999, suggesting slightly less statistical significance.</w:t>
        </w:r>
      </w:ins>
      <w:del w:id="73" w:author="Jastina Aujla" w:date="2023-12-21T07:53:00Z">
        <w:r w:rsidRPr="00B43088">
          <w:rPr>
            <w:rFonts w:ascii="Times New Roman" w:eastAsia="Times New Roman" w:hAnsi="Times New Roman" w:cs="Times New Roman"/>
            <w:sz w:val="24"/>
            <w:szCs w:val="24"/>
          </w:rPr>
          <w:delText xml:space="preserve">than when only absence and presence are considered as seen in the unweighted analysis, which had an F value of 1.2999 and thus slightly less statistical significance. </w:delText>
        </w:r>
      </w:del>
    </w:p>
    <w:p w14:paraId="2C04BC22"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noProof/>
          <w:sz w:val="24"/>
          <w:szCs w:val="24"/>
        </w:rPr>
        <w:drawing>
          <wp:inline distT="114300" distB="114300" distL="114300" distR="114300" wp14:anchorId="44382776" wp14:editId="394EA6E5">
            <wp:extent cx="5943600" cy="4191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191000"/>
                    </a:xfrm>
                    <a:prstGeom prst="rect">
                      <a:avLst/>
                    </a:prstGeom>
                    <a:ln/>
                  </pic:spPr>
                </pic:pic>
              </a:graphicData>
            </a:graphic>
          </wp:inline>
        </w:drawing>
      </w:r>
    </w:p>
    <w:p w14:paraId="4CB233ED" w14:textId="77777777" w:rsidR="00150205" w:rsidRPr="00B43088" w:rsidRDefault="00000000">
      <w:pPr>
        <w:spacing w:line="480" w:lineRule="auto"/>
        <w:rPr>
          <w:rFonts w:ascii="Times New Roman" w:eastAsia="Times New Roman" w:hAnsi="Times New Roman" w:cs="Times New Roman"/>
          <w:sz w:val="24"/>
          <w:szCs w:val="24"/>
        </w:rPr>
      </w:pPr>
      <w:commentRangeStart w:id="74"/>
      <w:r w:rsidRPr="00B43088">
        <w:rPr>
          <w:rFonts w:ascii="Times New Roman" w:eastAsia="Times New Roman" w:hAnsi="Times New Roman" w:cs="Times New Roman"/>
          <w:b/>
          <w:sz w:val="24"/>
          <w:szCs w:val="24"/>
        </w:rPr>
        <w:t>FIG</w:t>
      </w:r>
      <w:commentRangeEnd w:id="74"/>
      <w:r w:rsidRPr="00B43088">
        <w:rPr>
          <w:rFonts w:ascii="Times New Roman" w:hAnsi="Times New Roman" w:cs="Times New Roman"/>
          <w:sz w:val="24"/>
          <w:szCs w:val="24"/>
        </w:rPr>
        <w:commentReference w:id="74"/>
      </w:r>
      <w:r w:rsidRPr="00B43088">
        <w:rPr>
          <w:rFonts w:ascii="Times New Roman" w:eastAsia="Times New Roman" w:hAnsi="Times New Roman" w:cs="Times New Roman"/>
          <w:b/>
          <w:sz w:val="24"/>
          <w:szCs w:val="24"/>
        </w:rPr>
        <w:t xml:space="preserve">. 2 Alpha and Beta Diversity Analysis at A and O Horizons. </w:t>
      </w:r>
      <w:r w:rsidRPr="00B43088">
        <w:rPr>
          <w:rFonts w:ascii="Times New Roman" w:eastAsia="Times New Roman" w:hAnsi="Times New Roman" w:cs="Times New Roman"/>
          <w:sz w:val="24"/>
          <w:szCs w:val="24"/>
        </w:rPr>
        <w:t xml:space="preserve">(A) No significant alpha diversity patterns across the two horizons. Y axis denotes Shannon’s diversity index. Wilcoxon test was conducted to test significance, p-value = 0.17. (B) 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and (C) Unweighted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PCoA</w:t>
      </w:r>
      <w:proofErr w:type="spellEnd"/>
      <w:r w:rsidRPr="00B43088">
        <w:rPr>
          <w:rFonts w:ascii="Times New Roman" w:eastAsia="Times New Roman" w:hAnsi="Times New Roman" w:cs="Times New Roman"/>
          <w:sz w:val="24"/>
          <w:szCs w:val="24"/>
        </w:rPr>
        <w:t xml:space="preserve"> plots. The red ellipses encompass A horizon samples that cluster together, and the blue ellipses show the O horizon sample clustering with a 95% confidence interval for the t-distribution of points within each group. PERMANOVA significance was evaluated at p-value &lt; 0.001. </w:t>
      </w:r>
    </w:p>
    <w:p w14:paraId="6B7EE130" w14:textId="77777777" w:rsidR="00150205" w:rsidRPr="00B43088" w:rsidRDefault="00150205">
      <w:pPr>
        <w:spacing w:line="480" w:lineRule="auto"/>
        <w:rPr>
          <w:rFonts w:ascii="Times New Roman" w:eastAsia="Times New Roman" w:hAnsi="Times New Roman" w:cs="Times New Roman"/>
          <w:sz w:val="24"/>
          <w:szCs w:val="24"/>
        </w:rPr>
      </w:pPr>
    </w:p>
    <w:p w14:paraId="7D91E352"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 xml:space="preserve">The O Horizon exhibits a greater proportion of microbiome diversity. </w:t>
      </w:r>
      <w:r w:rsidRPr="00B43088">
        <w:rPr>
          <w:rFonts w:ascii="Times New Roman" w:eastAsia="Times New Roman" w:hAnsi="Times New Roman" w:cs="Times New Roman"/>
          <w:sz w:val="24"/>
          <w:szCs w:val="24"/>
        </w:rPr>
        <w:t xml:space="preserve">In the Venn diagram (Fig. 3) illustrating the microbial composition of the A and O horizons, an overlap was observed between the two horizons. This indicates substantial similarity in the microbial composition at the genus level, showcasing a degree of continuity or shared ecological niches within the soil layers of the Douglas-fir stand environment. The higher proportion shown in the O horizon also highlights that this soil layer </w:t>
      </w:r>
      <w:proofErr w:type="spellStart"/>
      <w:r w:rsidRPr="00B43088">
        <w:rPr>
          <w:rFonts w:ascii="Times New Roman" w:eastAsia="Times New Roman" w:hAnsi="Times New Roman" w:cs="Times New Roman"/>
          <w:sz w:val="24"/>
          <w:szCs w:val="24"/>
        </w:rPr>
        <w:t>harbours</w:t>
      </w:r>
      <w:proofErr w:type="spellEnd"/>
      <w:r w:rsidRPr="00B43088">
        <w:rPr>
          <w:rFonts w:ascii="Times New Roman" w:eastAsia="Times New Roman" w:hAnsi="Times New Roman" w:cs="Times New Roman"/>
          <w:sz w:val="24"/>
          <w:szCs w:val="24"/>
        </w:rPr>
        <w:t xml:space="preserve"> a </w:t>
      </w:r>
      <w:commentRangeStart w:id="75"/>
      <w:del w:id="76" w:author="Jastina Aujla" w:date="2023-12-21T07:55:00Z">
        <w:r w:rsidRPr="00B43088">
          <w:rPr>
            <w:rFonts w:ascii="Times New Roman" w:eastAsia="Times New Roman" w:hAnsi="Times New Roman" w:cs="Times New Roman"/>
            <w:sz w:val="24"/>
            <w:szCs w:val="24"/>
          </w:rPr>
          <w:delText>significantly</w:delText>
        </w:r>
        <w:commentRangeEnd w:id="75"/>
        <w:r w:rsidRPr="00B43088">
          <w:rPr>
            <w:rFonts w:ascii="Times New Roman" w:hAnsi="Times New Roman" w:cs="Times New Roman"/>
            <w:sz w:val="24"/>
            <w:szCs w:val="24"/>
          </w:rPr>
          <w:commentReference w:id="75"/>
        </w:r>
        <w:r w:rsidRPr="00B43088">
          <w:rPr>
            <w:rFonts w:ascii="Times New Roman" w:eastAsia="Times New Roman" w:hAnsi="Times New Roman" w:cs="Times New Roman"/>
            <w:sz w:val="24"/>
            <w:szCs w:val="24"/>
          </w:rPr>
          <w:delText xml:space="preserve"> </w:delText>
        </w:r>
      </w:del>
      <w:r w:rsidRPr="00B43088">
        <w:rPr>
          <w:rFonts w:ascii="Times New Roman" w:eastAsia="Times New Roman" w:hAnsi="Times New Roman" w:cs="Times New Roman"/>
          <w:sz w:val="24"/>
          <w:szCs w:val="24"/>
        </w:rPr>
        <w:t>greater number of unique microorganisms than the A horizon.</w:t>
      </w:r>
    </w:p>
    <w:p w14:paraId="60CACEC7" w14:textId="77777777" w:rsidR="00150205" w:rsidRPr="00B43088" w:rsidRDefault="00150205">
      <w:pPr>
        <w:spacing w:line="480" w:lineRule="auto"/>
        <w:rPr>
          <w:rFonts w:ascii="Times New Roman" w:eastAsia="Times New Roman" w:hAnsi="Times New Roman" w:cs="Times New Roman"/>
          <w:sz w:val="24"/>
          <w:szCs w:val="24"/>
        </w:rPr>
      </w:pPr>
    </w:p>
    <w:p w14:paraId="5F6B8A39" w14:textId="77777777" w:rsidR="00150205" w:rsidRPr="00B43088" w:rsidRDefault="00000000">
      <w:pPr>
        <w:spacing w:line="480" w:lineRule="auto"/>
        <w:jc w:val="center"/>
        <w:rPr>
          <w:rFonts w:ascii="Times New Roman" w:eastAsia="Times New Roman" w:hAnsi="Times New Roman" w:cs="Times New Roman"/>
          <w:b/>
          <w:sz w:val="24"/>
          <w:szCs w:val="24"/>
        </w:rPr>
      </w:pPr>
      <w:r w:rsidRPr="00B43088">
        <w:rPr>
          <w:rFonts w:ascii="Times New Roman" w:eastAsia="Times New Roman" w:hAnsi="Times New Roman" w:cs="Times New Roman"/>
          <w:b/>
          <w:noProof/>
          <w:sz w:val="24"/>
          <w:szCs w:val="24"/>
        </w:rPr>
        <w:drawing>
          <wp:inline distT="114300" distB="114300" distL="114300" distR="114300" wp14:anchorId="19656E8B" wp14:editId="634E8BAF">
            <wp:extent cx="4495753" cy="270733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95753" cy="2707332"/>
                    </a:xfrm>
                    <a:prstGeom prst="rect">
                      <a:avLst/>
                    </a:prstGeom>
                    <a:ln/>
                  </pic:spPr>
                </pic:pic>
              </a:graphicData>
            </a:graphic>
          </wp:inline>
        </w:drawing>
      </w:r>
    </w:p>
    <w:p w14:paraId="3BA2960F" w14:textId="77777777" w:rsidR="00150205" w:rsidRPr="00B43088" w:rsidRDefault="00000000">
      <w:pPr>
        <w:spacing w:line="480" w:lineRule="auto"/>
        <w:rPr>
          <w:rFonts w:ascii="Times New Roman" w:eastAsia="Times New Roman" w:hAnsi="Times New Roman" w:cs="Times New Roman"/>
          <w:sz w:val="24"/>
          <w:szCs w:val="24"/>
        </w:rPr>
      </w:pPr>
      <w:commentRangeStart w:id="77"/>
      <w:commentRangeStart w:id="78"/>
      <w:r w:rsidRPr="00B43088">
        <w:rPr>
          <w:rFonts w:ascii="Times New Roman" w:eastAsia="Times New Roman" w:hAnsi="Times New Roman" w:cs="Times New Roman"/>
          <w:b/>
          <w:sz w:val="24"/>
          <w:szCs w:val="24"/>
        </w:rPr>
        <w:t>FIG. 3 Core microbiome of the A and O horizons at the genus level.</w:t>
      </w:r>
      <w:r w:rsidRPr="00B43088">
        <w:rPr>
          <w:rFonts w:ascii="Times New Roman" w:eastAsia="Times New Roman" w:hAnsi="Times New Roman" w:cs="Times New Roman"/>
          <w:sz w:val="24"/>
          <w:szCs w:val="24"/>
        </w:rPr>
        <w:t xml:space="preserve"> </w:t>
      </w:r>
      <w:commentRangeStart w:id="79"/>
      <w:r w:rsidRPr="00B43088">
        <w:rPr>
          <w:rFonts w:ascii="Times New Roman" w:eastAsia="Times New Roman" w:hAnsi="Times New Roman" w:cs="Times New Roman"/>
          <w:sz w:val="24"/>
          <w:szCs w:val="24"/>
        </w:rPr>
        <w:t xml:space="preserve">A detection threshold of 0.0001 and a prevalence threshold of 0.1 </w:t>
      </w:r>
      <w:del w:id="80" w:author="Vera Pu" w:date="2023-12-21T00:38:00Z">
        <w:r w:rsidRPr="00B43088">
          <w:rPr>
            <w:rFonts w:ascii="Times New Roman" w:eastAsia="Times New Roman" w:hAnsi="Times New Roman" w:cs="Times New Roman"/>
            <w:sz w:val="24"/>
            <w:szCs w:val="24"/>
          </w:rPr>
          <w:delText>was used</w:delText>
        </w:r>
      </w:del>
      <w:ins w:id="81" w:author="Vera Pu" w:date="2023-12-21T00:38:00Z">
        <w:del w:id="82" w:author="Vera Pu" w:date="2023-12-21T00:38:00Z">
          <w:r w:rsidRPr="00B43088">
            <w:rPr>
              <w:rFonts w:ascii="Times New Roman" w:eastAsia="Times New Roman" w:hAnsi="Times New Roman" w:cs="Times New Roman"/>
              <w:sz w:val="24"/>
              <w:szCs w:val="24"/>
            </w:rPr>
            <w:delText xml:space="preserve"> </w:delText>
          </w:r>
        </w:del>
        <w:r w:rsidRPr="00B43088">
          <w:rPr>
            <w:rFonts w:ascii="Times New Roman" w:eastAsia="Times New Roman" w:hAnsi="Times New Roman" w:cs="Times New Roman"/>
            <w:sz w:val="24"/>
            <w:szCs w:val="24"/>
          </w:rPr>
          <w:t xml:space="preserve"> was employed to identify the key organisms of each horizon. </w:t>
        </w:r>
        <w:commentRangeStart w:id="83"/>
        <w:del w:id="84" w:author="Anu Chauhan" w:date="2023-12-21T07:26:00Z">
          <w:r w:rsidRPr="00B43088">
            <w:rPr>
              <w:rFonts w:ascii="Times New Roman" w:eastAsia="Times New Roman" w:hAnsi="Times New Roman" w:cs="Times New Roman"/>
              <w:sz w:val="24"/>
              <w:szCs w:val="24"/>
            </w:rPr>
            <w:delText>Any species falling below these defined thresholds were excluded from consideration of core microbiome</w:delText>
          </w:r>
        </w:del>
      </w:ins>
      <w:commentRangeEnd w:id="83"/>
      <w:del w:id="85" w:author="Anu Chauhan" w:date="2023-12-21T07:26:00Z">
        <w:r w:rsidRPr="00B43088">
          <w:rPr>
            <w:rFonts w:ascii="Times New Roman" w:hAnsi="Times New Roman" w:cs="Times New Roman"/>
            <w:sz w:val="24"/>
            <w:szCs w:val="24"/>
          </w:rPr>
          <w:commentReference w:id="83"/>
        </w:r>
        <w:r w:rsidRPr="00B43088">
          <w:rPr>
            <w:rFonts w:ascii="Times New Roman" w:eastAsia="Times New Roman" w:hAnsi="Times New Roman" w:cs="Times New Roman"/>
            <w:sz w:val="24"/>
            <w:szCs w:val="24"/>
          </w:rPr>
          <w:delText>.</w:delText>
        </w:r>
        <w:commentRangeEnd w:id="79"/>
        <w:r w:rsidRPr="00B43088">
          <w:rPr>
            <w:rFonts w:ascii="Times New Roman" w:hAnsi="Times New Roman" w:cs="Times New Roman"/>
            <w:sz w:val="24"/>
            <w:szCs w:val="24"/>
          </w:rPr>
          <w:commentReference w:id="79"/>
        </w:r>
        <w:r w:rsidRPr="00B43088">
          <w:rPr>
            <w:rFonts w:ascii="Times New Roman" w:eastAsia="Times New Roman" w:hAnsi="Times New Roman" w:cs="Times New Roman"/>
            <w:sz w:val="24"/>
            <w:szCs w:val="24"/>
          </w:rPr>
          <w:delText xml:space="preserve"> </w:delText>
        </w:r>
      </w:del>
      <w:r w:rsidRPr="00B43088">
        <w:rPr>
          <w:rFonts w:ascii="Times New Roman" w:eastAsia="Times New Roman" w:hAnsi="Times New Roman" w:cs="Times New Roman"/>
          <w:sz w:val="24"/>
          <w:szCs w:val="24"/>
        </w:rPr>
        <w:t>The A horizon constitutes 12%</w:t>
      </w:r>
      <w:ins w:id="86" w:author="Vera Pu" w:date="2023-12-21T00:49:00Z">
        <w:r w:rsidRPr="00B43088">
          <w:rPr>
            <w:rFonts w:ascii="Times New Roman" w:eastAsia="Times New Roman" w:hAnsi="Times New Roman" w:cs="Times New Roman"/>
            <w:sz w:val="24"/>
            <w:szCs w:val="24"/>
          </w:rPr>
          <w:t xml:space="preserve"> of the total population</w:t>
        </w:r>
      </w:ins>
      <w:r w:rsidRPr="00B43088">
        <w:rPr>
          <w:rFonts w:ascii="Times New Roman" w:eastAsia="Times New Roman" w:hAnsi="Times New Roman" w:cs="Times New Roman"/>
          <w:sz w:val="24"/>
          <w:szCs w:val="24"/>
        </w:rPr>
        <w:t xml:space="preserve">, </w:t>
      </w:r>
      <w:ins w:id="87" w:author="Vera Pu" w:date="2023-12-21T00:49:00Z">
        <w:r w:rsidRPr="00B43088">
          <w:rPr>
            <w:rFonts w:ascii="Times New Roman" w:eastAsia="Times New Roman" w:hAnsi="Times New Roman" w:cs="Times New Roman"/>
            <w:sz w:val="24"/>
            <w:szCs w:val="24"/>
          </w:rPr>
          <w:t>whereas</w:t>
        </w:r>
      </w:ins>
      <w:del w:id="88" w:author="Vera Pu" w:date="2023-12-21T00:49:00Z">
        <w:r w:rsidRPr="00B43088">
          <w:rPr>
            <w:rFonts w:ascii="Times New Roman" w:eastAsia="Times New Roman" w:hAnsi="Times New Roman" w:cs="Times New Roman"/>
            <w:sz w:val="24"/>
            <w:szCs w:val="24"/>
          </w:rPr>
          <w:delText>while</w:delText>
        </w:r>
      </w:del>
      <w:r w:rsidRPr="00B43088">
        <w:rPr>
          <w:rFonts w:ascii="Times New Roman" w:eastAsia="Times New Roman" w:hAnsi="Times New Roman" w:cs="Times New Roman"/>
          <w:sz w:val="24"/>
          <w:szCs w:val="24"/>
        </w:rPr>
        <w:t xml:space="preserve"> the O horizon makes a more substantial contribution at 28%, indicating a </w:t>
      </w:r>
      <w:ins w:id="89" w:author="Vera Pu" w:date="2023-12-21T00:50:00Z">
        <w:r w:rsidRPr="00B43088">
          <w:rPr>
            <w:rFonts w:ascii="Times New Roman" w:eastAsia="Times New Roman" w:hAnsi="Times New Roman" w:cs="Times New Roman"/>
            <w:sz w:val="24"/>
            <w:szCs w:val="24"/>
          </w:rPr>
          <w:t>more diverse and distinct</w:t>
        </w:r>
      </w:ins>
      <w:del w:id="90" w:author="Vera Pu" w:date="2023-12-21T00:50:00Z">
        <w:r w:rsidRPr="00B43088">
          <w:rPr>
            <w:rFonts w:ascii="Times New Roman" w:eastAsia="Times New Roman" w:hAnsi="Times New Roman" w:cs="Times New Roman"/>
            <w:sz w:val="24"/>
            <w:szCs w:val="24"/>
          </w:rPr>
          <w:delText>more unique</w:delText>
        </w:r>
      </w:del>
      <w:r w:rsidRPr="00B43088">
        <w:rPr>
          <w:rFonts w:ascii="Times New Roman" w:eastAsia="Times New Roman" w:hAnsi="Times New Roman" w:cs="Times New Roman"/>
          <w:sz w:val="24"/>
          <w:szCs w:val="24"/>
        </w:rPr>
        <w:t xml:space="preserve"> makeup of the microbiome in this soil layer</w:t>
      </w:r>
      <w:ins w:id="91" w:author="Vera Pu" w:date="2023-12-21T00:50:00Z">
        <w:r w:rsidRPr="00B43088">
          <w:rPr>
            <w:rFonts w:ascii="Times New Roman" w:eastAsia="Times New Roman" w:hAnsi="Times New Roman" w:cs="Times New Roman"/>
            <w:sz w:val="24"/>
            <w:szCs w:val="24"/>
          </w:rPr>
          <w:t xml:space="preserve"> compared to the A horizon</w:t>
        </w:r>
      </w:ins>
      <w:r w:rsidRPr="00B43088">
        <w:rPr>
          <w:rFonts w:ascii="Times New Roman" w:eastAsia="Times New Roman" w:hAnsi="Times New Roman" w:cs="Times New Roman"/>
          <w:sz w:val="24"/>
          <w:szCs w:val="24"/>
        </w:rPr>
        <w:t xml:space="preserve">. </w:t>
      </w:r>
      <w:ins w:id="92" w:author="Vera Pu" w:date="2023-12-21T00:51:00Z">
        <w:r w:rsidRPr="00B43088">
          <w:rPr>
            <w:rFonts w:ascii="Times New Roman" w:eastAsia="Times New Roman" w:hAnsi="Times New Roman" w:cs="Times New Roman"/>
            <w:sz w:val="24"/>
            <w:szCs w:val="24"/>
          </w:rPr>
          <w:t xml:space="preserve">Notably, </w:t>
        </w:r>
      </w:ins>
      <w:del w:id="93" w:author="Vera Pu" w:date="2023-12-21T00:51:00Z">
        <w:r w:rsidRPr="00B43088">
          <w:rPr>
            <w:rFonts w:ascii="Times New Roman" w:eastAsia="Times New Roman" w:hAnsi="Times New Roman" w:cs="Times New Roman"/>
            <w:sz w:val="24"/>
            <w:szCs w:val="24"/>
          </w:rPr>
          <w:delText xml:space="preserve">The overlap accounts for </w:delText>
        </w:r>
      </w:del>
      <w:r w:rsidRPr="00B43088">
        <w:rPr>
          <w:rFonts w:ascii="Times New Roman" w:eastAsia="Times New Roman" w:hAnsi="Times New Roman" w:cs="Times New Roman"/>
          <w:sz w:val="24"/>
          <w:szCs w:val="24"/>
        </w:rPr>
        <w:t xml:space="preserve">60% of the core taxonomic </w:t>
      </w:r>
      <w:r w:rsidRPr="00B43088">
        <w:rPr>
          <w:rFonts w:ascii="Times New Roman" w:eastAsia="Times New Roman" w:hAnsi="Times New Roman" w:cs="Times New Roman"/>
          <w:sz w:val="24"/>
          <w:szCs w:val="24"/>
        </w:rPr>
        <w:lastRenderedPageBreak/>
        <w:t xml:space="preserve">group were </w:t>
      </w:r>
      <w:ins w:id="94" w:author="Vera Pu" w:date="2023-12-21T00:51:00Z">
        <w:r w:rsidRPr="00B43088">
          <w:rPr>
            <w:rFonts w:ascii="Times New Roman" w:eastAsia="Times New Roman" w:hAnsi="Times New Roman" w:cs="Times New Roman"/>
            <w:sz w:val="24"/>
            <w:szCs w:val="24"/>
          </w:rPr>
          <w:t>shared between these two horizons, emphasizing the presence of significant core microbial communities that are common to both.</w:t>
        </w:r>
      </w:ins>
      <w:del w:id="95" w:author="Vera Pu" w:date="2023-12-21T00:51:00Z">
        <w:r w:rsidRPr="00B43088">
          <w:rPr>
            <w:rFonts w:ascii="Times New Roman" w:eastAsia="Times New Roman" w:hAnsi="Times New Roman" w:cs="Times New Roman"/>
            <w:sz w:val="24"/>
            <w:szCs w:val="24"/>
          </w:rPr>
          <w:delText xml:space="preserve">in common, signifying notable </w:delText>
        </w:r>
      </w:del>
      <w:ins w:id="96" w:author="Vera Pu" w:date="2023-12-21T00:46:00Z">
        <w:del w:id="97" w:author="Vera Pu" w:date="2023-12-21T00:51:00Z">
          <w:r w:rsidRPr="00B43088">
            <w:rPr>
              <w:rFonts w:ascii="Times New Roman" w:eastAsia="Times New Roman" w:hAnsi="Times New Roman" w:cs="Times New Roman"/>
              <w:sz w:val="24"/>
              <w:szCs w:val="24"/>
            </w:rPr>
            <w:delText xml:space="preserve">core </w:delText>
          </w:r>
        </w:del>
      </w:ins>
      <w:del w:id="98" w:author="Vera Pu" w:date="2023-12-21T00:51:00Z">
        <w:r w:rsidRPr="00B43088">
          <w:rPr>
            <w:rFonts w:ascii="Times New Roman" w:eastAsia="Times New Roman" w:hAnsi="Times New Roman" w:cs="Times New Roman"/>
            <w:sz w:val="24"/>
            <w:szCs w:val="24"/>
          </w:rPr>
          <w:delText xml:space="preserve">microbial communities </w:delText>
        </w:r>
      </w:del>
      <w:ins w:id="99" w:author="Vera Pu" w:date="2023-12-21T00:46:00Z">
        <w:del w:id="100" w:author="Vera Pu" w:date="2023-12-21T00:51:00Z">
          <w:r w:rsidRPr="00B43088">
            <w:rPr>
              <w:rFonts w:ascii="Times New Roman" w:eastAsia="Times New Roman" w:hAnsi="Times New Roman" w:cs="Times New Roman"/>
              <w:sz w:val="24"/>
              <w:szCs w:val="24"/>
            </w:rPr>
            <w:delText xml:space="preserve">still </w:delText>
          </w:r>
        </w:del>
      </w:ins>
      <w:del w:id="101" w:author="Vera Pu" w:date="2023-12-21T00:51:00Z">
        <w:r w:rsidRPr="00B43088">
          <w:rPr>
            <w:rFonts w:ascii="Times New Roman" w:eastAsia="Times New Roman" w:hAnsi="Times New Roman" w:cs="Times New Roman"/>
            <w:sz w:val="24"/>
            <w:szCs w:val="24"/>
          </w:rPr>
          <w:delText>shared between these two horizons.</w:delText>
        </w:r>
      </w:del>
      <w:commentRangeEnd w:id="77"/>
      <w:r w:rsidRPr="00B43088">
        <w:rPr>
          <w:rFonts w:ascii="Times New Roman" w:hAnsi="Times New Roman" w:cs="Times New Roman"/>
          <w:sz w:val="24"/>
          <w:szCs w:val="24"/>
        </w:rPr>
        <w:commentReference w:id="77"/>
      </w:r>
      <w:commentRangeEnd w:id="78"/>
      <w:r w:rsidRPr="00B43088">
        <w:rPr>
          <w:rFonts w:ascii="Times New Roman" w:hAnsi="Times New Roman" w:cs="Times New Roman"/>
          <w:sz w:val="24"/>
          <w:szCs w:val="24"/>
        </w:rPr>
        <w:commentReference w:id="78"/>
      </w:r>
    </w:p>
    <w:p w14:paraId="67637FC2" w14:textId="77777777" w:rsidR="00150205" w:rsidRPr="00B43088" w:rsidRDefault="00150205">
      <w:pPr>
        <w:spacing w:line="480" w:lineRule="auto"/>
        <w:rPr>
          <w:rFonts w:ascii="Times New Roman" w:eastAsia="Times New Roman" w:hAnsi="Times New Roman" w:cs="Times New Roman"/>
          <w:b/>
          <w:sz w:val="24"/>
          <w:szCs w:val="24"/>
        </w:rPr>
      </w:pPr>
    </w:p>
    <w:p w14:paraId="6F292C29" w14:textId="77777777" w:rsidR="00150205" w:rsidRPr="00B43088" w:rsidRDefault="00000000">
      <w:pPr>
        <w:spacing w:line="480" w:lineRule="auto"/>
        <w:rPr>
          <w:rFonts w:ascii="Times New Roman" w:eastAsia="Times New Roman" w:hAnsi="Times New Roman" w:cs="Times New Roman"/>
          <w:b/>
          <w:sz w:val="24"/>
          <w:szCs w:val="24"/>
        </w:rPr>
      </w:pPr>
      <w:commentRangeStart w:id="102"/>
      <w:r w:rsidRPr="00B43088">
        <w:rPr>
          <w:rFonts w:ascii="Times New Roman" w:eastAsia="Times New Roman" w:hAnsi="Times New Roman" w:cs="Times New Roman"/>
          <w:b/>
          <w:sz w:val="24"/>
          <w:szCs w:val="24"/>
        </w:rPr>
        <w:t xml:space="preserve">A large number of indicator taxa are </w:t>
      </w:r>
      <w:commentRangeEnd w:id="102"/>
      <w:ins w:id="103" w:author="Anu Chauhan" w:date="2023-12-18T22:51:00Z">
        <w:r w:rsidRPr="00B43088">
          <w:rPr>
            <w:rFonts w:ascii="Times New Roman" w:hAnsi="Times New Roman" w:cs="Times New Roman"/>
            <w:sz w:val="24"/>
            <w:szCs w:val="24"/>
          </w:rPr>
          <w:commentReference w:id="102"/>
        </w:r>
        <w:r w:rsidRPr="00B43088">
          <w:rPr>
            <w:rFonts w:ascii="Times New Roman" w:eastAsia="Times New Roman" w:hAnsi="Times New Roman" w:cs="Times New Roman"/>
            <w:b/>
            <w:sz w:val="24"/>
            <w:szCs w:val="24"/>
          </w:rPr>
          <w:t xml:space="preserve">abundant in one soil horizon only </w:t>
        </w:r>
      </w:ins>
      <w:del w:id="104" w:author="Anu Chauhan" w:date="2023-12-18T22:51:00Z">
        <w:r w:rsidRPr="00B43088">
          <w:rPr>
            <w:rFonts w:ascii="Times New Roman" w:eastAsia="Times New Roman" w:hAnsi="Times New Roman" w:cs="Times New Roman"/>
            <w:b/>
            <w:sz w:val="24"/>
            <w:szCs w:val="24"/>
          </w:rPr>
          <w:delText>significantly different between the A and O horizons</w:delText>
        </w:r>
      </w:del>
    </w:p>
    <w:p w14:paraId="1990164F"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An indicator taxa analysis at the genus level showed a significant difference in the </w:t>
      </w:r>
      <w:commentRangeStart w:id="105"/>
      <w:commentRangeStart w:id="106"/>
      <w:r w:rsidRPr="00B43088">
        <w:rPr>
          <w:rFonts w:ascii="Times New Roman" w:eastAsia="Times New Roman" w:hAnsi="Times New Roman" w:cs="Times New Roman"/>
          <w:sz w:val="24"/>
          <w:szCs w:val="24"/>
        </w:rPr>
        <w:t xml:space="preserve">microbial composition </w:t>
      </w:r>
      <w:commentRangeEnd w:id="105"/>
      <w:r w:rsidRPr="00B43088">
        <w:rPr>
          <w:rFonts w:ascii="Times New Roman" w:hAnsi="Times New Roman" w:cs="Times New Roman"/>
          <w:sz w:val="24"/>
          <w:szCs w:val="24"/>
        </w:rPr>
        <w:commentReference w:id="105"/>
      </w:r>
      <w:commentRangeEnd w:id="106"/>
      <w:r w:rsidRPr="00B43088">
        <w:rPr>
          <w:rFonts w:ascii="Times New Roman" w:hAnsi="Times New Roman" w:cs="Times New Roman"/>
          <w:sz w:val="24"/>
          <w:szCs w:val="24"/>
        </w:rPr>
        <w:commentReference w:id="106"/>
      </w:r>
      <w:r w:rsidRPr="00B43088">
        <w:rPr>
          <w:rFonts w:ascii="Times New Roman" w:eastAsia="Times New Roman" w:hAnsi="Times New Roman" w:cs="Times New Roman"/>
          <w:sz w:val="24"/>
          <w:szCs w:val="24"/>
        </w:rPr>
        <w:t xml:space="preserve">of each horizon. The data was filtered to visualize results surpassing an indicator value of 0.8 to select </w:t>
      </w:r>
      <w:commentRangeStart w:id="107"/>
      <w:r w:rsidRPr="00B43088">
        <w:rPr>
          <w:rFonts w:ascii="Times New Roman" w:eastAsia="Times New Roman" w:hAnsi="Times New Roman" w:cs="Times New Roman"/>
          <w:sz w:val="24"/>
          <w:szCs w:val="24"/>
        </w:rPr>
        <w:t xml:space="preserve">genera with a high relative abundance and frequency </w:t>
      </w:r>
      <w:commentRangeEnd w:id="107"/>
      <w:r w:rsidRPr="00B43088">
        <w:rPr>
          <w:rFonts w:ascii="Times New Roman" w:hAnsi="Times New Roman" w:cs="Times New Roman"/>
          <w:sz w:val="24"/>
          <w:szCs w:val="24"/>
        </w:rPr>
        <w:commentReference w:id="107"/>
      </w:r>
      <w:r w:rsidRPr="00B43088">
        <w:rPr>
          <w:rFonts w:ascii="Times New Roman" w:eastAsia="Times New Roman" w:hAnsi="Times New Roman" w:cs="Times New Roman"/>
          <w:sz w:val="24"/>
          <w:szCs w:val="24"/>
        </w:rPr>
        <w:t xml:space="preserve">that suggests the </w:t>
      </w:r>
      <w:ins w:id="108" w:author="Anu Chauhan" w:date="2023-12-18T22:49:00Z">
        <w:r w:rsidRPr="00B43088">
          <w:rPr>
            <w:rFonts w:ascii="Times New Roman" w:eastAsia="Times New Roman" w:hAnsi="Times New Roman" w:cs="Times New Roman"/>
            <w:sz w:val="24"/>
            <w:szCs w:val="24"/>
          </w:rPr>
          <w:t>genus</w:t>
        </w:r>
      </w:ins>
      <w:commentRangeStart w:id="109"/>
      <w:del w:id="110" w:author="Anu Chauhan" w:date="2023-12-18T22:49:00Z">
        <w:r w:rsidRPr="00B43088">
          <w:rPr>
            <w:rFonts w:ascii="Times New Roman" w:eastAsia="Times New Roman" w:hAnsi="Times New Roman" w:cs="Times New Roman"/>
            <w:sz w:val="24"/>
            <w:szCs w:val="24"/>
          </w:rPr>
          <w:delText>ASV’s</w:delText>
        </w:r>
      </w:del>
      <w:commentRangeEnd w:id="109"/>
      <w:r w:rsidRPr="00B43088">
        <w:rPr>
          <w:rFonts w:ascii="Times New Roman" w:hAnsi="Times New Roman" w:cs="Times New Roman"/>
          <w:sz w:val="24"/>
          <w:szCs w:val="24"/>
        </w:rPr>
        <w:commentReference w:id="109"/>
      </w:r>
      <w:r w:rsidRPr="00B43088">
        <w:rPr>
          <w:rFonts w:ascii="Times New Roman" w:eastAsia="Times New Roman" w:hAnsi="Times New Roman" w:cs="Times New Roman"/>
          <w:sz w:val="24"/>
          <w:szCs w:val="24"/>
        </w:rPr>
        <w:t xml:space="preserve"> are likely to be indicator species for the respective horizons. 8 genera were produced that were indicative of the O horizon and 12 genera that were indicative of the A horizon. The large number of indicator taxa that are significantly different between the two horizons suggests the horizons act as separate ecological niches. While the A horizon had a greater number of readouts for the conditions set (</w:t>
      </w:r>
      <w:commentRangeStart w:id="111"/>
      <w:r w:rsidRPr="00B43088">
        <w:rPr>
          <w:rFonts w:ascii="Times New Roman" w:eastAsia="Times New Roman" w:hAnsi="Times New Roman" w:cs="Times New Roman"/>
          <w:i/>
          <w:sz w:val="24"/>
          <w:szCs w:val="24"/>
        </w:rPr>
        <w:t>IV &gt; 0.8</w:t>
      </w:r>
      <w:commentRangeEnd w:id="111"/>
      <w:ins w:id="112" w:author="Anu Chauhan" w:date="2023-12-18T22:49:00Z">
        <w:r w:rsidRPr="00B43088">
          <w:rPr>
            <w:rFonts w:ascii="Times New Roman" w:hAnsi="Times New Roman" w:cs="Times New Roman"/>
            <w:sz w:val="24"/>
            <w:szCs w:val="24"/>
          </w:rPr>
          <w:commentReference w:id="111"/>
        </w:r>
        <w:r w:rsidRPr="00B43088">
          <w:rPr>
            <w:rFonts w:ascii="Times New Roman" w:eastAsia="Times New Roman" w:hAnsi="Times New Roman" w:cs="Times New Roman"/>
            <w:i/>
            <w:sz w:val="24"/>
            <w:szCs w:val="24"/>
          </w:rPr>
          <w:t xml:space="preserve"> &amp; p-value = 0.001</w:t>
        </w:r>
      </w:ins>
      <w:r w:rsidRPr="00B43088">
        <w:rPr>
          <w:rFonts w:ascii="Times New Roman" w:eastAsia="Times New Roman" w:hAnsi="Times New Roman" w:cs="Times New Roman"/>
          <w:sz w:val="24"/>
          <w:szCs w:val="24"/>
        </w:rPr>
        <w:t xml:space="preserve">), only 4 of the 12 genera were classified, whereas, the rest were unknown or uncultured. Contrastingly, all genera from the O horizon belonged to a known genus, suggesting that microorganisms collected from deeper horizon depths are not as well studied. </w:t>
      </w:r>
    </w:p>
    <w:p w14:paraId="47B4A074" w14:textId="77777777" w:rsidR="00150205" w:rsidRPr="00B43088" w:rsidRDefault="00150205">
      <w:pPr>
        <w:spacing w:line="480" w:lineRule="auto"/>
        <w:rPr>
          <w:rFonts w:ascii="Times New Roman" w:eastAsia="Times New Roman" w:hAnsi="Times New Roman" w:cs="Times New Roman"/>
          <w:b/>
          <w:sz w:val="24"/>
          <w:szCs w:val="24"/>
        </w:rPr>
      </w:pPr>
    </w:p>
    <w:p w14:paraId="777C4E1D" w14:textId="77777777" w:rsidR="00150205" w:rsidRPr="00B43088" w:rsidRDefault="00000000">
      <w:pPr>
        <w:spacing w:line="480" w:lineRule="auto"/>
        <w:jc w:val="center"/>
        <w:rPr>
          <w:rFonts w:ascii="Times New Roman" w:eastAsia="Times New Roman" w:hAnsi="Times New Roman" w:cs="Times New Roman"/>
          <w:b/>
          <w:sz w:val="24"/>
          <w:szCs w:val="24"/>
        </w:rPr>
      </w:pPr>
      <w:r w:rsidRPr="00B43088">
        <w:rPr>
          <w:rFonts w:ascii="Times New Roman" w:eastAsia="Times New Roman" w:hAnsi="Times New Roman" w:cs="Times New Roman"/>
          <w:b/>
          <w:noProof/>
          <w:sz w:val="24"/>
          <w:szCs w:val="24"/>
        </w:rPr>
        <w:lastRenderedPageBreak/>
        <w:drawing>
          <wp:inline distT="114300" distB="114300" distL="114300" distR="114300" wp14:anchorId="57519376" wp14:editId="6F92FC5E">
            <wp:extent cx="3186113" cy="31861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86113" cy="3186113"/>
                    </a:xfrm>
                    <a:prstGeom prst="rect">
                      <a:avLst/>
                    </a:prstGeom>
                    <a:ln/>
                  </pic:spPr>
                </pic:pic>
              </a:graphicData>
            </a:graphic>
          </wp:inline>
        </w:drawing>
      </w:r>
    </w:p>
    <w:p w14:paraId="76CDB5C7" w14:textId="77777777" w:rsidR="00150205" w:rsidRPr="00B43088" w:rsidRDefault="00000000">
      <w:pPr>
        <w:spacing w:line="480" w:lineRule="auto"/>
        <w:rPr>
          <w:rFonts w:ascii="Times New Roman" w:eastAsia="Times New Roman" w:hAnsi="Times New Roman" w:cs="Times New Roman"/>
          <w:sz w:val="24"/>
          <w:szCs w:val="24"/>
        </w:rPr>
      </w:pPr>
      <w:commentRangeStart w:id="113"/>
      <w:r w:rsidRPr="00B43088">
        <w:rPr>
          <w:rFonts w:ascii="Times New Roman" w:eastAsia="Times New Roman" w:hAnsi="Times New Roman" w:cs="Times New Roman"/>
          <w:b/>
          <w:sz w:val="24"/>
          <w:szCs w:val="24"/>
        </w:rPr>
        <w:t xml:space="preserve">FIG. 4 </w:t>
      </w:r>
      <w:commentRangeEnd w:id="113"/>
      <w:ins w:id="114" w:author="Jastina Aujla" w:date="2023-12-19T21:16:00Z">
        <w:r w:rsidRPr="00B43088">
          <w:rPr>
            <w:rFonts w:ascii="Times New Roman" w:hAnsi="Times New Roman" w:cs="Times New Roman"/>
            <w:sz w:val="24"/>
            <w:szCs w:val="24"/>
          </w:rPr>
          <w:commentReference w:id="113"/>
        </w:r>
        <w:commentRangeStart w:id="115"/>
        <w:r w:rsidRPr="00B43088">
          <w:rPr>
            <w:rFonts w:ascii="Times New Roman" w:eastAsia="Times New Roman" w:hAnsi="Times New Roman" w:cs="Times New Roman"/>
            <w:b/>
            <w:sz w:val="24"/>
            <w:szCs w:val="24"/>
          </w:rPr>
          <w:t xml:space="preserve">A large number of indicator taxa are </w:t>
        </w:r>
        <w:commentRangeEnd w:id="115"/>
        <w:r w:rsidRPr="00B43088">
          <w:rPr>
            <w:rFonts w:ascii="Times New Roman" w:hAnsi="Times New Roman" w:cs="Times New Roman"/>
            <w:sz w:val="24"/>
            <w:szCs w:val="24"/>
          </w:rPr>
          <w:commentReference w:id="115"/>
        </w:r>
        <w:r w:rsidRPr="00B43088">
          <w:rPr>
            <w:rFonts w:ascii="Times New Roman" w:eastAsia="Times New Roman" w:hAnsi="Times New Roman" w:cs="Times New Roman"/>
            <w:b/>
            <w:sz w:val="24"/>
            <w:szCs w:val="24"/>
          </w:rPr>
          <w:t>abundant in one soil horizon only</w:t>
        </w:r>
      </w:ins>
      <w:del w:id="116" w:author="Jastina Aujla" w:date="2023-12-19T21:16:00Z">
        <w:r w:rsidRPr="00B43088">
          <w:rPr>
            <w:rFonts w:ascii="Times New Roman" w:eastAsia="Times New Roman" w:hAnsi="Times New Roman" w:cs="Times New Roman"/>
            <w:b/>
            <w:sz w:val="24"/>
            <w:szCs w:val="24"/>
          </w:rPr>
          <w:delText>A large number of indicator taxa are significantly different between the A and O horizons</w:delText>
        </w:r>
      </w:del>
      <w:commentRangeStart w:id="117"/>
      <w:r w:rsidRPr="00B43088">
        <w:rPr>
          <w:rFonts w:ascii="Times New Roman" w:eastAsia="Times New Roman" w:hAnsi="Times New Roman" w:cs="Times New Roman"/>
          <w:b/>
          <w:sz w:val="24"/>
          <w:szCs w:val="24"/>
        </w:rPr>
        <w:t xml:space="preserve">. </w:t>
      </w:r>
      <w:commentRangeEnd w:id="117"/>
      <w:r w:rsidRPr="00B43088">
        <w:rPr>
          <w:rFonts w:ascii="Times New Roman" w:hAnsi="Times New Roman" w:cs="Times New Roman"/>
          <w:sz w:val="24"/>
          <w:szCs w:val="24"/>
        </w:rPr>
        <w:commentReference w:id="117"/>
      </w:r>
      <w:r w:rsidRPr="00B43088">
        <w:rPr>
          <w:rFonts w:ascii="Times New Roman" w:eastAsia="Times New Roman" w:hAnsi="Times New Roman" w:cs="Times New Roman"/>
          <w:sz w:val="24"/>
          <w:szCs w:val="24"/>
        </w:rPr>
        <w:t xml:space="preserve">Indicator taxa analysis shows the mean percent abundance (illustrated by dot size) of genera in the A and O horizons with an indicator value of at least 0.8 and a p-value of 0.001 for samples in each respective </w:t>
      </w:r>
      <w:commentRangeStart w:id="118"/>
      <w:r w:rsidRPr="00B43088">
        <w:rPr>
          <w:rFonts w:ascii="Times New Roman" w:eastAsia="Times New Roman" w:hAnsi="Times New Roman" w:cs="Times New Roman"/>
          <w:sz w:val="24"/>
          <w:szCs w:val="24"/>
        </w:rPr>
        <w:t>horizon.</w:t>
      </w:r>
      <w:commentRangeEnd w:id="118"/>
      <w:r w:rsidRPr="00B43088">
        <w:rPr>
          <w:rFonts w:ascii="Times New Roman" w:hAnsi="Times New Roman" w:cs="Times New Roman"/>
          <w:sz w:val="24"/>
          <w:szCs w:val="24"/>
        </w:rPr>
        <w:commentReference w:id="118"/>
      </w:r>
      <w:r w:rsidRPr="00B43088">
        <w:rPr>
          <w:rFonts w:ascii="Times New Roman" w:eastAsia="Times New Roman" w:hAnsi="Times New Roman" w:cs="Times New Roman"/>
          <w:sz w:val="24"/>
          <w:szCs w:val="24"/>
        </w:rPr>
        <w:t xml:space="preserve"> </w:t>
      </w:r>
      <w:ins w:id="119" w:author="Jastina Aujla" w:date="2023-12-19T21:16:00Z">
        <w:r w:rsidRPr="00B43088">
          <w:rPr>
            <w:rFonts w:ascii="Times New Roman" w:eastAsia="Times New Roman" w:hAnsi="Times New Roman" w:cs="Times New Roman"/>
            <w:sz w:val="24"/>
            <w:szCs w:val="24"/>
          </w:rPr>
          <w:t xml:space="preserve">Dot </w:t>
        </w:r>
        <w:proofErr w:type="spellStart"/>
        <w:r w:rsidRPr="00B43088">
          <w:rPr>
            <w:rFonts w:ascii="Times New Roman" w:eastAsia="Times New Roman" w:hAnsi="Times New Roman" w:cs="Times New Roman"/>
            <w:sz w:val="24"/>
            <w:szCs w:val="24"/>
          </w:rPr>
          <w:t>colour</w:t>
        </w:r>
        <w:proofErr w:type="spellEnd"/>
        <w:r w:rsidRPr="00B43088">
          <w:rPr>
            <w:rFonts w:ascii="Times New Roman" w:eastAsia="Times New Roman" w:hAnsi="Times New Roman" w:cs="Times New Roman"/>
            <w:sz w:val="24"/>
            <w:szCs w:val="24"/>
          </w:rPr>
          <w:t xml:space="preserve"> is representative of the horizon each genus is an indicator for.</w:t>
        </w:r>
      </w:ins>
    </w:p>
    <w:p w14:paraId="4CC38E40" w14:textId="77777777" w:rsidR="00150205" w:rsidRPr="00B43088" w:rsidRDefault="00150205">
      <w:pPr>
        <w:spacing w:line="480" w:lineRule="auto"/>
        <w:rPr>
          <w:rFonts w:ascii="Times New Roman" w:eastAsia="Times New Roman" w:hAnsi="Times New Roman" w:cs="Times New Roman"/>
          <w:sz w:val="24"/>
          <w:szCs w:val="24"/>
        </w:rPr>
      </w:pPr>
    </w:p>
    <w:p w14:paraId="053509F1" w14:textId="77777777" w:rsidR="00150205" w:rsidRPr="00B43088" w:rsidRDefault="00000000">
      <w:pPr>
        <w:spacing w:line="480" w:lineRule="auto"/>
        <w:rPr>
          <w:rFonts w:ascii="Times New Roman" w:eastAsia="Times New Roman" w:hAnsi="Times New Roman" w:cs="Times New Roman"/>
          <w:sz w:val="24"/>
          <w:szCs w:val="24"/>
        </w:rPr>
      </w:pPr>
      <w:ins w:id="120" w:author="Ally Howard" w:date="2023-12-20T16:54:00Z">
        <w:r w:rsidRPr="00B43088">
          <w:rPr>
            <w:rFonts w:ascii="Times New Roman" w:eastAsia="Times New Roman" w:hAnsi="Times New Roman" w:cs="Times New Roman"/>
            <w:sz w:val="24"/>
            <w:szCs w:val="24"/>
          </w:rPr>
          <w:t>A and O horizon soil microbiomes represent distinct functional communities</w:t>
        </w:r>
      </w:ins>
      <w:r w:rsidRPr="00B43088">
        <w:rPr>
          <w:rFonts w:ascii="Times New Roman" w:eastAsia="Times New Roman" w:hAnsi="Times New Roman" w:cs="Times New Roman"/>
          <w:b/>
          <w:sz w:val="24"/>
          <w:szCs w:val="24"/>
          <w:rPrChange w:id="121" w:author="Ally Howard" w:date="2023-12-20T16:54:00Z">
            <w:rPr>
              <w:rFonts w:ascii="Times New Roman" w:eastAsia="Times New Roman" w:hAnsi="Times New Roman" w:cs="Times New Roman"/>
              <w:sz w:val="24"/>
              <w:szCs w:val="24"/>
            </w:rPr>
          </w:rPrChange>
        </w:rPr>
        <w:t xml:space="preserve"> and are more functionally similar to themselves than to each other</w:t>
      </w:r>
      <w:del w:id="122" w:author="Ally Howard" w:date="2023-12-20T16:54:00Z">
        <w:r w:rsidRPr="00B43088">
          <w:rPr>
            <w:rFonts w:ascii="Times New Roman" w:eastAsia="Times New Roman" w:hAnsi="Times New Roman" w:cs="Times New Roman"/>
            <w:b/>
            <w:sz w:val="24"/>
            <w:szCs w:val="24"/>
          </w:rPr>
          <w:delText>Functional profiles between the A and O horizons were significantly different</w:delText>
        </w:r>
      </w:del>
      <w:r w:rsidRPr="00B43088">
        <w:rPr>
          <w:rFonts w:ascii="Times New Roman" w:eastAsia="Times New Roman" w:hAnsi="Times New Roman" w:cs="Times New Roman"/>
          <w:b/>
          <w:sz w:val="24"/>
          <w:szCs w:val="24"/>
        </w:rPr>
        <w:t xml:space="preserve">. </w:t>
      </w:r>
      <w:r w:rsidRPr="00B43088">
        <w:rPr>
          <w:rFonts w:ascii="Times New Roman" w:eastAsia="Times New Roman" w:hAnsi="Times New Roman" w:cs="Times New Roman"/>
          <w:sz w:val="24"/>
          <w:szCs w:val="24"/>
        </w:rPr>
        <w:t xml:space="preserve">Principal Component Analysis (PCA) of the predicted </w:t>
      </w:r>
      <w:proofErr w:type="spellStart"/>
      <w:r w:rsidRPr="00B43088">
        <w:rPr>
          <w:rFonts w:ascii="Times New Roman" w:eastAsia="Times New Roman" w:hAnsi="Times New Roman" w:cs="Times New Roman"/>
          <w:sz w:val="24"/>
          <w:szCs w:val="24"/>
        </w:rPr>
        <w:t>MetaCyc</w:t>
      </w:r>
      <w:proofErr w:type="spellEnd"/>
      <w:r w:rsidRPr="00B43088">
        <w:rPr>
          <w:rFonts w:ascii="Times New Roman" w:eastAsia="Times New Roman" w:hAnsi="Times New Roman" w:cs="Times New Roman"/>
          <w:sz w:val="24"/>
          <w:szCs w:val="24"/>
        </w:rPr>
        <w:t xml:space="preserve"> functional data for each horizon showed clear clustering within the A horizon and the O horizon, but little overlap between the two horizons. This indicates greater similarity in functionality among samples in the same horizon than between horizons (Fig. 5). </w:t>
      </w:r>
    </w:p>
    <w:p w14:paraId="5ECB0A1D" w14:textId="77777777" w:rsidR="00150205" w:rsidRPr="00B43088" w:rsidRDefault="00000000">
      <w:pPr>
        <w:spacing w:line="480" w:lineRule="auto"/>
        <w:jc w:val="center"/>
        <w:rPr>
          <w:rFonts w:ascii="Times New Roman" w:eastAsia="Times New Roman" w:hAnsi="Times New Roman" w:cs="Times New Roman"/>
          <w:sz w:val="24"/>
          <w:szCs w:val="24"/>
        </w:rPr>
      </w:pPr>
      <w:r w:rsidRPr="00B43088">
        <w:rPr>
          <w:rFonts w:ascii="Times New Roman" w:eastAsia="Times New Roman" w:hAnsi="Times New Roman" w:cs="Times New Roman"/>
          <w:noProof/>
          <w:sz w:val="24"/>
          <w:szCs w:val="24"/>
        </w:rPr>
        <w:lastRenderedPageBreak/>
        <w:drawing>
          <wp:inline distT="114300" distB="114300" distL="114300" distR="114300" wp14:anchorId="74E88E91" wp14:editId="18B24A96">
            <wp:extent cx="3413157" cy="26527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4838"/>
                    <a:stretch>
                      <a:fillRect/>
                    </a:stretch>
                  </pic:blipFill>
                  <pic:spPr>
                    <a:xfrm>
                      <a:off x="0" y="0"/>
                      <a:ext cx="3413157" cy="2652713"/>
                    </a:xfrm>
                    <a:prstGeom prst="rect">
                      <a:avLst/>
                    </a:prstGeom>
                    <a:ln/>
                  </pic:spPr>
                </pic:pic>
              </a:graphicData>
            </a:graphic>
          </wp:inline>
        </w:drawing>
      </w:r>
    </w:p>
    <w:p w14:paraId="2E4FD0C7"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FIG. 5 Functional pathways cluster within A and O horizons but are significantly different between horizons.</w:t>
      </w:r>
      <w:r w:rsidRPr="00B43088">
        <w:rPr>
          <w:rFonts w:ascii="Times New Roman" w:eastAsia="Times New Roman" w:hAnsi="Times New Roman" w:cs="Times New Roman"/>
          <w:sz w:val="24"/>
          <w:szCs w:val="24"/>
        </w:rPr>
        <w:t xml:space="preserve"> PCA </w:t>
      </w:r>
      <w:ins w:id="123" w:author="Ally Howard" w:date="2023-12-21T03:17:00Z">
        <w:r w:rsidRPr="00B43088">
          <w:rPr>
            <w:rFonts w:ascii="Times New Roman" w:eastAsia="Times New Roman" w:hAnsi="Times New Roman" w:cs="Times New Roman"/>
            <w:sz w:val="24"/>
            <w:szCs w:val="24"/>
          </w:rPr>
          <w:t>ordination</w:t>
        </w:r>
      </w:ins>
      <w:del w:id="124" w:author="Ally Howard" w:date="2023-12-21T03:17:00Z">
        <w:r w:rsidRPr="00B43088">
          <w:rPr>
            <w:rFonts w:ascii="Times New Roman" w:eastAsia="Times New Roman" w:hAnsi="Times New Roman" w:cs="Times New Roman"/>
            <w:sz w:val="24"/>
            <w:szCs w:val="24"/>
          </w:rPr>
          <w:delText>analysis</w:delText>
        </w:r>
      </w:del>
      <w:r w:rsidRPr="00B43088">
        <w:rPr>
          <w:rFonts w:ascii="Times New Roman" w:eastAsia="Times New Roman" w:hAnsi="Times New Roman" w:cs="Times New Roman"/>
          <w:sz w:val="24"/>
          <w:szCs w:val="24"/>
        </w:rPr>
        <w:t xml:space="preserve"> of </w:t>
      </w:r>
      <w:proofErr w:type="spellStart"/>
      <w:r w:rsidRPr="00B43088">
        <w:rPr>
          <w:rFonts w:ascii="Times New Roman" w:eastAsia="Times New Roman" w:hAnsi="Times New Roman" w:cs="Times New Roman"/>
          <w:sz w:val="24"/>
          <w:szCs w:val="24"/>
        </w:rPr>
        <w:t>MetaCyc</w:t>
      </w:r>
      <w:proofErr w:type="spellEnd"/>
      <w:r w:rsidRPr="00B43088">
        <w:rPr>
          <w:rFonts w:ascii="Times New Roman" w:eastAsia="Times New Roman" w:hAnsi="Times New Roman" w:cs="Times New Roman"/>
          <w:sz w:val="24"/>
          <w:szCs w:val="24"/>
        </w:rPr>
        <w:t xml:space="preserve"> pathways </w:t>
      </w:r>
      <w:ins w:id="125" w:author="Ally Howard" w:date="2023-12-21T03:18:00Z">
        <w:r w:rsidRPr="00B43088">
          <w:rPr>
            <w:rFonts w:ascii="Times New Roman" w:eastAsia="Times New Roman" w:hAnsi="Times New Roman" w:cs="Times New Roman"/>
            <w:sz w:val="24"/>
            <w:szCs w:val="24"/>
          </w:rPr>
          <w:t xml:space="preserve">present in the A and O horizons </w:t>
        </w:r>
      </w:ins>
      <w:r w:rsidRPr="00B43088">
        <w:rPr>
          <w:rFonts w:ascii="Times New Roman" w:eastAsia="Times New Roman" w:hAnsi="Times New Roman" w:cs="Times New Roman"/>
          <w:sz w:val="24"/>
          <w:szCs w:val="24"/>
        </w:rPr>
        <w:t>generated with PICRUSt2.</w:t>
      </w:r>
      <w:ins w:id="126" w:author="Ally Howard" w:date="2023-12-21T03:19:00Z">
        <w:r w:rsidRPr="00B43088">
          <w:rPr>
            <w:rFonts w:ascii="Times New Roman" w:eastAsia="Times New Roman" w:hAnsi="Times New Roman" w:cs="Times New Roman"/>
            <w:sz w:val="24"/>
            <w:szCs w:val="24"/>
          </w:rPr>
          <w:t xml:space="preserve"> Samples are </w:t>
        </w:r>
        <w:proofErr w:type="spellStart"/>
        <w:r w:rsidRPr="00B43088">
          <w:rPr>
            <w:rFonts w:ascii="Times New Roman" w:eastAsia="Times New Roman" w:hAnsi="Times New Roman" w:cs="Times New Roman"/>
            <w:sz w:val="24"/>
            <w:szCs w:val="24"/>
          </w:rPr>
          <w:t>coloured</w:t>
        </w:r>
        <w:proofErr w:type="spellEnd"/>
        <w:r w:rsidRPr="00B43088">
          <w:rPr>
            <w:rFonts w:ascii="Times New Roman" w:eastAsia="Times New Roman" w:hAnsi="Times New Roman" w:cs="Times New Roman"/>
            <w:sz w:val="24"/>
            <w:szCs w:val="24"/>
          </w:rPr>
          <w:t xml:space="preserve"> by horizon.</w:t>
        </w:r>
      </w:ins>
    </w:p>
    <w:p w14:paraId="47093EC1" w14:textId="77777777" w:rsidR="00150205" w:rsidRPr="00B43088" w:rsidRDefault="00150205">
      <w:pPr>
        <w:spacing w:line="480" w:lineRule="auto"/>
        <w:rPr>
          <w:rFonts w:ascii="Times New Roman" w:eastAsia="Times New Roman" w:hAnsi="Times New Roman" w:cs="Times New Roman"/>
          <w:sz w:val="24"/>
          <w:szCs w:val="24"/>
        </w:rPr>
      </w:pPr>
    </w:p>
    <w:p w14:paraId="48B9517F"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The differences in these functional profiles were further explored </w:t>
      </w:r>
      <w:commentRangeStart w:id="127"/>
      <w:del w:id="128" w:author="Ally Howard" w:date="2023-12-18T22:27:00Z">
        <w:r w:rsidRPr="00B43088">
          <w:rPr>
            <w:rFonts w:ascii="Times New Roman" w:eastAsia="Times New Roman" w:hAnsi="Times New Roman" w:cs="Times New Roman"/>
            <w:sz w:val="24"/>
            <w:szCs w:val="24"/>
          </w:rPr>
          <w:delText xml:space="preserve">using MetaCyc data </w:delText>
        </w:r>
      </w:del>
      <w:commentRangeEnd w:id="127"/>
      <w:r w:rsidRPr="00B43088">
        <w:rPr>
          <w:rFonts w:ascii="Times New Roman" w:hAnsi="Times New Roman" w:cs="Times New Roman"/>
          <w:sz w:val="24"/>
          <w:szCs w:val="24"/>
        </w:rPr>
        <w:commentReference w:id="127"/>
      </w:r>
      <w:r w:rsidRPr="00B43088">
        <w:rPr>
          <w:rFonts w:ascii="Times New Roman" w:eastAsia="Times New Roman" w:hAnsi="Times New Roman" w:cs="Times New Roman"/>
          <w:sz w:val="24"/>
          <w:szCs w:val="24"/>
        </w:rPr>
        <w:t>and visualized in Fig. 6</w:t>
      </w:r>
      <w:ins w:id="129" w:author="Ally Howard" w:date="2023-12-18T22:27:00Z">
        <w:r w:rsidRPr="00B43088">
          <w:rPr>
            <w:rFonts w:ascii="Times New Roman" w:eastAsia="Times New Roman" w:hAnsi="Times New Roman" w:cs="Times New Roman"/>
            <w:sz w:val="24"/>
            <w:szCs w:val="24"/>
          </w:rPr>
          <w:t xml:space="preserve"> using a bar plot to show direct comparisons in representation between </w:t>
        </w:r>
        <w:proofErr w:type="spellStart"/>
        <w:r w:rsidRPr="00B43088">
          <w:rPr>
            <w:rFonts w:ascii="Times New Roman" w:eastAsia="Times New Roman" w:hAnsi="Times New Roman" w:cs="Times New Roman"/>
            <w:sz w:val="24"/>
            <w:szCs w:val="24"/>
          </w:rPr>
          <w:t>MetaCyc</w:t>
        </w:r>
        <w:proofErr w:type="spellEnd"/>
        <w:r w:rsidRPr="00B43088">
          <w:rPr>
            <w:rFonts w:ascii="Times New Roman" w:eastAsia="Times New Roman" w:hAnsi="Times New Roman" w:cs="Times New Roman"/>
            <w:sz w:val="24"/>
            <w:szCs w:val="24"/>
          </w:rPr>
          <w:t xml:space="preserve"> predicted pathways</w:t>
        </w:r>
      </w:ins>
      <w:r w:rsidRPr="00B43088">
        <w:rPr>
          <w:rFonts w:ascii="Times New Roman" w:eastAsia="Times New Roman" w:hAnsi="Times New Roman" w:cs="Times New Roman"/>
          <w:sz w:val="24"/>
          <w:szCs w:val="24"/>
        </w:rPr>
        <w:t>. There were 407 significant (adjusted p-value</w:t>
      </w:r>
      <w:r w:rsidRPr="00B43088">
        <w:rPr>
          <w:rFonts w:ascii="Times New Roman" w:eastAsia="Times New Roman" w:hAnsi="Times New Roman" w:cs="Times New Roman"/>
          <w:i/>
          <w:sz w:val="24"/>
          <w:szCs w:val="24"/>
        </w:rPr>
        <w:t xml:space="preserve"> </w:t>
      </w:r>
      <w:r w:rsidRPr="00B43088">
        <w:rPr>
          <w:rFonts w:ascii="Times New Roman" w:eastAsia="Times New Roman" w:hAnsi="Times New Roman" w:cs="Times New Roman"/>
          <w:sz w:val="24"/>
          <w:szCs w:val="24"/>
        </w:rPr>
        <w:t xml:space="preserve">&lt; 0.05) differentially </w:t>
      </w:r>
      <w:ins w:id="130" w:author="Ally Howard" w:date="2023-12-18T21:55:00Z">
        <w:r w:rsidRPr="00B43088">
          <w:rPr>
            <w:rFonts w:ascii="Times New Roman" w:eastAsia="Times New Roman" w:hAnsi="Times New Roman" w:cs="Times New Roman"/>
            <w:sz w:val="24"/>
            <w:szCs w:val="24"/>
          </w:rPr>
          <w:t>abundant</w:t>
        </w:r>
      </w:ins>
      <w:del w:id="131" w:author="Ally Howard" w:date="2023-12-18T21:55:00Z">
        <w:r w:rsidRPr="00B43088">
          <w:rPr>
            <w:rFonts w:ascii="Times New Roman" w:eastAsia="Times New Roman" w:hAnsi="Times New Roman" w:cs="Times New Roman"/>
            <w:sz w:val="24"/>
            <w:szCs w:val="24"/>
          </w:rPr>
          <w:delText>expressed</w:delText>
        </w:r>
      </w:del>
      <w:r w:rsidRPr="00B43088">
        <w:rPr>
          <w:rFonts w:ascii="Times New Roman" w:eastAsia="Gungsuh" w:hAnsi="Times New Roman" w:cs="Times New Roman"/>
          <w:sz w:val="24"/>
          <w:szCs w:val="24"/>
        </w:rPr>
        <w:t xml:space="preserve"> pathways among our 103 samples. Of these, 20 pathways had log2 fold changes of ≥ 0.58. Five of these pathways were </w:t>
      </w:r>
      <w:ins w:id="132" w:author="Ally Howard" w:date="2023-12-18T22:24:00Z">
        <w:r w:rsidRPr="00B43088">
          <w:rPr>
            <w:rFonts w:ascii="Times New Roman" w:eastAsia="Times New Roman" w:hAnsi="Times New Roman" w:cs="Times New Roman"/>
            <w:sz w:val="24"/>
            <w:szCs w:val="24"/>
          </w:rPr>
          <w:t>over-</w:t>
        </w:r>
        <w:proofErr w:type="spellStart"/>
        <w:r w:rsidRPr="00B43088">
          <w:rPr>
            <w:rFonts w:ascii="Times New Roman" w:eastAsia="Times New Roman" w:hAnsi="Times New Roman" w:cs="Times New Roman"/>
            <w:sz w:val="24"/>
            <w:szCs w:val="24"/>
          </w:rPr>
          <w:t>represented</w:t>
        </w:r>
      </w:ins>
      <w:del w:id="133" w:author="Ally Howard" w:date="2023-12-18T22:24:00Z">
        <w:r w:rsidRPr="00B43088">
          <w:rPr>
            <w:rFonts w:ascii="Times New Roman" w:eastAsia="Times New Roman" w:hAnsi="Times New Roman" w:cs="Times New Roman"/>
            <w:sz w:val="24"/>
            <w:szCs w:val="24"/>
          </w:rPr>
          <w:delText>more abundan</w:delText>
        </w:r>
      </w:del>
      <w:r w:rsidRPr="00B43088">
        <w:rPr>
          <w:rFonts w:ascii="Times New Roman" w:eastAsia="Times New Roman" w:hAnsi="Times New Roman" w:cs="Times New Roman"/>
          <w:sz w:val="24"/>
          <w:szCs w:val="24"/>
        </w:rPr>
        <w:t>t</w:t>
      </w:r>
      <w:proofErr w:type="spellEnd"/>
      <w:r w:rsidRPr="00B43088">
        <w:rPr>
          <w:rFonts w:ascii="Times New Roman" w:eastAsia="Times New Roman" w:hAnsi="Times New Roman" w:cs="Times New Roman"/>
          <w:sz w:val="24"/>
          <w:szCs w:val="24"/>
        </w:rPr>
        <w:t xml:space="preserve"> in the A horizon and 15 were more greatly </w:t>
      </w:r>
      <w:ins w:id="134" w:author="Ally Howard" w:date="2023-12-18T22:24:00Z">
        <w:r w:rsidRPr="00B43088">
          <w:rPr>
            <w:rFonts w:ascii="Times New Roman" w:eastAsia="Times New Roman" w:hAnsi="Times New Roman" w:cs="Times New Roman"/>
            <w:sz w:val="24"/>
            <w:szCs w:val="24"/>
          </w:rPr>
          <w:t xml:space="preserve">over-represented </w:t>
        </w:r>
      </w:ins>
      <w:commentRangeStart w:id="135"/>
      <w:del w:id="136" w:author="Ally Howard" w:date="2023-12-18T22:24:00Z">
        <w:r w:rsidRPr="00B43088">
          <w:rPr>
            <w:rFonts w:ascii="Times New Roman" w:eastAsia="Times New Roman" w:hAnsi="Times New Roman" w:cs="Times New Roman"/>
            <w:sz w:val="24"/>
            <w:szCs w:val="24"/>
          </w:rPr>
          <w:delText>abundant</w:delText>
        </w:r>
      </w:del>
      <w:r w:rsidRPr="00B43088">
        <w:rPr>
          <w:rFonts w:ascii="Times New Roman" w:eastAsia="Times New Roman" w:hAnsi="Times New Roman" w:cs="Times New Roman"/>
          <w:sz w:val="24"/>
          <w:szCs w:val="24"/>
        </w:rPr>
        <w:t xml:space="preserve"> </w:t>
      </w:r>
      <w:commentRangeEnd w:id="135"/>
      <w:r w:rsidRPr="00B43088">
        <w:rPr>
          <w:rFonts w:ascii="Times New Roman" w:hAnsi="Times New Roman" w:cs="Times New Roman"/>
          <w:sz w:val="24"/>
          <w:szCs w:val="24"/>
        </w:rPr>
        <w:commentReference w:id="135"/>
      </w:r>
      <w:r w:rsidRPr="00B43088">
        <w:rPr>
          <w:rFonts w:ascii="Times New Roman" w:eastAsia="Times New Roman" w:hAnsi="Times New Roman" w:cs="Times New Roman"/>
          <w:sz w:val="24"/>
          <w:szCs w:val="24"/>
        </w:rPr>
        <w:t>in the O horizon. These results show that the microbiomes of the A and O horizons act with functional profiles that are very different from each other.</w:t>
      </w:r>
    </w:p>
    <w:p w14:paraId="087857BF"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noProof/>
          <w:sz w:val="24"/>
          <w:szCs w:val="24"/>
        </w:rPr>
        <w:lastRenderedPageBreak/>
        <w:drawing>
          <wp:inline distT="114300" distB="114300" distL="114300" distR="114300" wp14:anchorId="0AE4245A" wp14:editId="6D534B96">
            <wp:extent cx="5910820" cy="27193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8304" r="7692"/>
                    <a:stretch>
                      <a:fillRect/>
                    </a:stretch>
                  </pic:blipFill>
                  <pic:spPr>
                    <a:xfrm>
                      <a:off x="0" y="0"/>
                      <a:ext cx="5910820" cy="2719388"/>
                    </a:xfrm>
                    <a:prstGeom prst="rect">
                      <a:avLst/>
                    </a:prstGeom>
                    <a:ln/>
                  </pic:spPr>
                </pic:pic>
              </a:graphicData>
            </a:graphic>
          </wp:inline>
        </w:drawing>
      </w:r>
    </w:p>
    <w:p w14:paraId="0BCAEF5D"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b/>
          <w:sz w:val="24"/>
          <w:szCs w:val="24"/>
        </w:rPr>
        <w:t>FIG. 6 Functional pathways are significantly different</w:t>
      </w:r>
      <w:ins w:id="137" w:author="Ally Howard" w:date="2023-12-21T03:14:00Z">
        <w:r w:rsidRPr="00B43088">
          <w:rPr>
            <w:rFonts w:ascii="Times New Roman" w:eastAsia="Times New Roman" w:hAnsi="Times New Roman" w:cs="Times New Roman"/>
            <w:b/>
            <w:sz w:val="24"/>
            <w:szCs w:val="24"/>
          </w:rPr>
          <w:t>ially abundant</w:t>
        </w:r>
      </w:ins>
      <w:r w:rsidRPr="00B43088">
        <w:rPr>
          <w:rFonts w:ascii="Times New Roman" w:eastAsia="Times New Roman" w:hAnsi="Times New Roman" w:cs="Times New Roman"/>
          <w:b/>
          <w:sz w:val="24"/>
          <w:szCs w:val="24"/>
        </w:rPr>
        <w:t xml:space="preserve"> between A and O horizons.</w:t>
      </w:r>
      <w:r w:rsidRPr="00B43088">
        <w:rPr>
          <w:rFonts w:ascii="Times New Roman" w:eastAsia="Times New Roman" w:hAnsi="Times New Roman" w:cs="Times New Roman"/>
          <w:sz w:val="24"/>
          <w:szCs w:val="24"/>
        </w:rPr>
        <w:t xml:space="preserve"> Bar plot showing </w:t>
      </w:r>
      <w:ins w:id="138" w:author="Ally Howard" w:date="2023-12-21T03:13:00Z">
        <w:r w:rsidRPr="00B43088">
          <w:rPr>
            <w:rFonts w:ascii="Times New Roman" w:eastAsia="Times New Roman" w:hAnsi="Times New Roman" w:cs="Times New Roman"/>
            <w:sz w:val="24"/>
            <w:szCs w:val="24"/>
          </w:rPr>
          <w:t xml:space="preserve">the top 20 most </w:t>
        </w:r>
      </w:ins>
      <w:del w:id="139" w:author="Ally Howard" w:date="2023-12-21T03:13:00Z">
        <w:r w:rsidRPr="00B43088">
          <w:rPr>
            <w:rFonts w:ascii="Times New Roman" w:eastAsia="Times New Roman" w:hAnsi="Times New Roman" w:cs="Times New Roman"/>
            <w:sz w:val="24"/>
            <w:szCs w:val="24"/>
          </w:rPr>
          <w:delText xml:space="preserve">significant (adjusted p-value &lt; 0.05 and log2 fold change abundances of ± 0.58) </w:delText>
        </w:r>
      </w:del>
      <w:r w:rsidRPr="00B43088">
        <w:rPr>
          <w:rFonts w:ascii="Times New Roman" w:eastAsia="Times New Roman" w:hAnsi="Times New Roman" w:cs="Times New Roman"/>
          <w:sz w:val="24"/>
          <w:szCs w:val="24"/>
        </w:rPr>
        <w:t>differentially abundant pathways</w:t>
      </w:r>
      <w:ins w:id="140" w:author="Ally Howard" w:date="2023-12-21T03:13:00Z">
        <w:r w:rsidRPr="00B43088">
          <w:rPr>
            <w:rFonts w:ascii="Times New Roman" w:eastAsia="Times New Roman" w:hAnsi="Times New Roman" w:cs="Times New Roman"/>
            <w:sz w:val="24"/>
            <w:szCs w:val="24"/>
          </w:rPr>
          <w:t xml:space="preserve"> between horizons</w:t>
        </w:r>
      </w:ins>
      <w:r w:rsidRPr="00B43088">
        <w:rPr>
          <w:rFonts w:ascii="Times New Roman" w:eastAsia="Times New Roman" w:hAnsi="Times New Roman" w:cs="Times New Roman"/>
          <w:sz w:val="24"/>
          <w:szCs w:val="24"/>
        </w:rPr>
        <w:t xml:space="preserve"> based on </w:t>
      </w:r>
      <w:ins w:id="141" w:author="Ally Howard" w:date="2023-12-18T22:26:00Z">
        <w:r w:rsidRPr="00B43088">
          <w:rPr>
            <w:rFonts w:ascii="Times New Roman" w:eastAsia="Times New Roman" w:hAnsi="Times New Roman" w:cs="Times New Roman"/>
            <w:sz w:val="24"/>
            <w:szCs w:val="24"/>
          </w:rPr>
          <w:t xml:space="preserve">predicted </w:t>
        </w:r>
      </w:ins>
      <w:commentRangeStart w:id="142"/>
      <w:proofErr w:type="spellStart"/>
      <w:r w:rsidRPr="00B43088">
        <w:rPr>
          <w:rFonts w:ascii="Times New Roman" w:eastAsia="Times New Roman" w:hAnsi="Times New Roman" w:cs="Times New Roman"/>
          <w:sz w:val="24"/>
          <w:szCs w:val="24"/>
        </w:rPr>
        <w:t>MetaCyc</w:t>
      </w:r>
      <w:proofErr w:type="spellEnd"/>
      <w:ins w:id="143" w:author="Ally Howard" w:date="2023-12-18T22:17:00Z">
        <w:r w:rsidRPr="00B43088">
          <w:rPr>
            <w:rFonts w:ascii="Times New Roman" w:eastAsia="Times New Roman" w:hAnsi="Times New Roman" w:cs="Times New Roman"/>
            <w:sz w:val="24"/>
            <w:szCs w:val="24"/>
          </w:rPr>
          <w:t xml:space="preserve"> pathways</w:t>
        </w:r>
      </w:ins>
      <w:del w:id="144" w:author="Ally Howard" w:date="2023-12-18T22:17:00Z">
        <w:r w:rsidRPr="00B43088">
          <w:rPr>
            <w:rFonts w:ascii="Times New Roman" w:eastAsia="Times New Roman" w:hAnsi="Times New Roman" w:cs="Times New Roman"/>
            <w:sz w:val="24"/>
            <w:szCs w:val="24"/>
          </w:rPr>
          <w:delText xml:space="preserve"> analysis</w:delText>
        </w:r>
      </w:del>
      <w:r w:rsidRPr="00B43088">
        <w:rPr>
          <w:rFonts w:ascii="Times New Roman" w:eastAsia="Times New Roman" w:hAnsi="Times New Roman" w:cs="Times New Roman"/>
          <w:sz w:val="24"/>
          <w:szCs w:val="24"/>
        </w:rPr>
        <w:t>.</w:t>
      </w:r>
      <w:commentRangeEnd w:id="142"/>
      <w:r w:rsidRPr="00B43088">
        <w:rPr>
          <w:rFonts w:ascii="Times New Roman" w:hAnsi="Times New Roman" w:cs="Times New Roman"/>
          <w:sz w:val="24"/>
          <w:szCs w:val="24"/>
        </w:rPr>
        <w:commentReference w:id="142"/>
      </w:r>
      <w:r w:rsidRPr="00B43088">
        <w:rPr>
          <w:rFonts w:ascii="Times New Roman" w:eastAsia="Times New Roman" w:hAnsi="Times New Roman" w:cs="Times New Roman"/>
          <w:sz w:val="24"/>
          <w:szCs w:val="24"/>
        </w:rPr>
        <w:t xml:space="preserve"> </w:t>
      </w:r>
      <w:ins w:id="145" w:author="Ally Howard" w:date="2023-12-21T03:09:00Z">
        <w:r w:rsidRPr="00B43088">
          <w:rPr>
            <w:rFonts w:ascii="Times New Roman" w:eastAsia="Times New Roman" w:hAnsi="Times New Roman" w:cs="Times New Roman"/>
            <w:sz w:val="24"/>
            <w:szCs w:val="24"/>
          </w:rPr>
          <w:t>All pathways shown have significant adjusted p-value &lt; 0.05 and log2 fold change abundances of at least ± 0.58. Positive log2 fold change indicates higher abundance of the pathway in the A horizon and negative log2 fold change indicates higher abundance of the pathway in the O horizon.</w:t>
        </w:r>
      </w:ins>
    </w:p>
    <w:p w14:paraId="034D8660" w14:textId="77777777" w:rsidR="00150205" w:rsidRPr="00B43088" w:rsidRDefault="00150205">
      <w:pPr>
        <w:spacing w:line="480" w:lineRule="auto"/>
        <w:rPr>
          <w:rFonts w:ascii="Times New Roman" w:eastAsia="Times New Roman" w:hAnsi="Times New Roman" w:cs="Times New Roman"/>
          <w:sz w:val="24"/>
          <w:szCs w:val="24"/>
        </w:rPr>
      </w:pPr>
    </w:p>
    <w:p w14:paraId="5028BE35" w14:textId="77777777" w:rsidR="00150205" w:rsidRPr="00B43088" w:rsidRDefault="00000000">
      <w:pPr>
        <w:spacing w:line="480" w:lineRule="auto"/>
        <w:rPr>
          <w:rFonts w:ascii="Times New Roman" w:eastAsia="Times New Roman" w:hAnsi="Times New Roman" w:cs="Times New Roman"/>
          <w:sz w:val="24"/>
          <w:szCs w:val="24"/>
        </w:rPr>
      </w:pPr>
      <w:commentRangeStart w:id="146"/>
      <w:r w:rsidRPr="00B43088">
        <w:rPr>
          <w:rFonts w:ascii="Times New Roman" w:eastAsia="Times New Roman" w:hAnsi="Times New Roman" w:cs="Times New Roman"/>
          <w:b/>
          <w:sz w:val="24"/>
          <w:szCs w:val="24"/>
        </w:rPr>
        <w:t>DISCUSSION</w:t>
      </w:r>
      <w:commentRangeEnd w:id="146"/>
      <w:r w:rsidRPr="00B43088">
        <w:rPr>
          <w:rFonts w:ascii="Times New Roman" w:hAnsi="Times New Roman" w:cs="Times New Roman"/>
          <w:sz w:val="24"/>
          <w:szCs w:val="24"/>
        </w:rPr>
        <w:commentReference w:id="146"/>
      </w:r>
    </w:p>
    <w:p w14:paraId="4615CCF9"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The </w:t>
      </w:r>
      <w:commentRangeStart w:id="147"/>
      <w:r w:rsidRPr="00B43088">
        <w:rPr>
          <w:rFonts w:ascii="Times New Roman" w:eastAsia="Times New Roman" w:hAnsi="Times New Roman" w:cs="Times New Roman"/>
          <w:sz w:val="24"/>
          <w:szCs w:val="24"/>
        </w:rPr>
        <w:t xml:space="preserve">microbial richness and evenness </w:t>
      </w:r>
      <w:commentRangeEnd w:id="147"/>
      <w:r w:rsidRPr="00B43088">
        <w:rPr>
          <w:rFonts w:ascii="Times New Roman" w:hAnsi="Times New Roman" w:cs="Times New Roman"/>
          <w:sz w:val="24"/>
          <w:szCs w:val="24"/>
        </w:rPr>
        <w:commentReference w:id="147"/>
      </w:r>
      <w:r w:rsidRPr="00B43088">
        <w:rPr>
          <w:rFonts w:ascii="Times New Roman" w:eastAsia="Times New Roman" w:hAnsi="Times New Roman" w:cs="Times New Roman"/>
          <w:sz w:val="24"/>
          <w:szCs w:val="24"/>
        </w:rPr>
        <w:t xml:space="preserve">within the A and O horizons are similar to one another, however, the taxonomic diversity across these horizons is quite different. Beta diversity suggests that each horizon is a specific niche, and although </w:t>
      </w:r>
      <w:ins w:id="148" w:author="Jastina Aujla" w:date="2023-12-20T10:20:00Z">
        <w:r w:rsidRPr="00B43088">
          <w:rPr>
            <w:rFonts w:ascii="Times New Roman" w:eastAsia="Times New Roman" w:hAnsi="Times New Roman" w:cs="Times New Roman"/>
            <w:sz w:val="24"/>
            <w:szCs w:val="24"/>
          </w:rPr>
          <w:t xml:space="preserve">the core microbiome analysis shows </w:t>
        </w:r>
      </w:ins>
      <w:commentRangeStart w:id="149"/>
      <w:r w:rsidRPr="00B43088">
        <w:rPr>
          <w:rFonts w:ascii="Times New Roman" w:eastAsia="Times New Roman" w:hAnsi="Times New Roman" w:cs="Times New Roman"/>
          <w:sz w:val="24"/>
          <w:szCs w:val="24"/>
        </w:rPr>
        <w:t>these niches have around the same number of taxa</w:t>
      </w:r>
      <w:commentRangeEnd w:id="149"/>
      <w:r w:rsidRPr="00B43088">
        <w:rPr>
          <w:rFonts w:ascii="Times New Roman" w:hAnsi="Times New Roman" w:cs="Times New Roman"/>
          <w:sz w:val="24"/>
          <w:szCs w:val="24"/>
        </w:rPr>
        <w:commentReference w:id="149"/>
      </w:r>
      <w:r w:rsidRPr="00B43088">
        <w:rPr>
          <w:rFonts w:ascii="Times New Roman" w:eastAsia="Times New Roman" w:hAnsi="Times New Roman" w:cs="Times New Roman"/>
          <w:sz w:val="24"/>
          <w:szCs w:val="24"/>
        </w:rPr>
        <w:t xml:space="preserve">, the actual overlap of genera is quite small. Strong niche differentiation and little overlap suggests that the roles these bacteria may play in their respective communities are unique to each horizon. Conversely, the core microbiome illustrates a major overlap between the two horizons. The O horizon also contains more unique </w:t>
      </w:r>
      <w:commentRangeStart w:id="150"/>
      <w:r w:rsidRPr="00B43088">
        <w:rPr>
          <w:rFonts w:ascii="Times New Roman" w:eastAsia="Times New Roman" w:hAnsi="Times New Roman" w:cs="Times New Roman"/>
          <w:sz w:val="24"/>
          <w:szCs w:val="24"/>
        </w:rPr>
        <w:t xml:space="preserve">genera, </w:t>
      </w:r>
      <w:r w:rsidRPr="00B43088">
        <w:rPr>
          <w:rFonts w:ascii="Times New Roman" w:eastAsia="Times New Roman" w:hAnsi="Times New Roman" w:cs="Times New Roman"/>
          <w:sz w:val="24"/>
          <w:szCs w:val="24"/>
        </w:rPr>
        <w:lastRenderedPageBreak/>
        <w:t>aligning with the notion that the layer contains the newest organic material</w:t>
      </w:r>
      <w:commentRangeEnd w:id="150"/>
      <w:ins w:id="151" w:author="Jastina Aujla" w:date="2023-12-20T10:21:00Z">
        <w:r w:rsidRPr="00B43088">
          <w:rPr>
            <w:rFonts w:ascii="Times New Roman" w:hAnsi="Times New Roman" w:cs="Times New Roman"/>
            <w:sz w:val="24"/>
            <w:szCs w:val="24"/>
          </w:rPr>
          <w:commentReference w:id="150"/>
        </w:r>
        <w:r w:rsidRPr="00B43088">
          <w:rPr>
            <w:rFonts w:ascii="Times New Roman" w:eastAsia="Times New Roman" w:hAnsi="Times New Roman" w:cs="Times New Roman"/>
            <w:sz w:val="24"/>
            <w:szCs w:val="24"/>
          </w:rPr>
          <w:t xml:space="preserve"> which constitutes a diverse makeup that changes when interacting with a dynamic environment</w:t>
        </w:r>
      </w:ins>
      <w:r w:rsidRPr="00B43088">
        <w:rPr>
          <w:rFonts w:ascii="Times New Roman" w:eastAsia="Times New Roman" w:hAnsi="Times New Roman" w:cs="Times New Roman"/>
          <w:sz w:val="24"/>
          <w:szCs w:val="24"/>
        </w:rPr>
        <w:t xml:space="preserve">. Many bacterial taxa from the O horizon would most likely, therefore, not survive in the A horizon community. Such niche differentiation is supported by previous findings (38). Both horizons are very rich, which is expected of a soil microbiome, but they differ greatly in which microorganisms they attract (39). Because of the heterogeneity of soil, it has </w:t>
      </w:r>
      <w:commentRangeStart w:id="152"/>
      <w:commentRangeStart w:id="153"/>
      <w:r w:rsidRPr="00B43088">
        <w:rPr>
          <w:rFonts w:ascii="Times New Roman" w:eastAsia="Times New Roman" w:hAnsi="Times New Roman" w:cs="Times New Roman"/>
          <w:sz w:val="24"/>
          <w:szCs w:val="24"/>
        </w:rPr>
        <w:t xml:space="preserve">the niche variety </w:t>
      </w:r>
      <w:commentRangeEnd w:id="152"/>
      <w:r w:rsidRPr="00B43088">
        <w:rPr>
          <w:rFonts w:ascii="Times New Roman" w:hAnsi="Times New Roman" w:cs="Times New Roman"/>
          <w:sz w:val="24"/>
          <w:szCs w:val="24"/>
        </w:rPr>
        <w:commentReference w:id="152"/>
      </w:r>
      <w:commentRangeEnd w:id="153"/>
      <w:r w:rsidRPr="00B43088">
        <w:rPr>
          <w:rFonts w:ascii="Times New Roman" w:hAnsi="Times New Roman" w:cs="Times New Roman"/>
          <w:sz w:val="24"/>
          <w:szCs w:val="24"/>
        </w:rPr>
        <w:commentReference w:id="153"/>
      </w:r>
      <w:r w:rsidRPr="00B43088">
        <w:rPr>
          <w:rFonts w:ascii="Times New Roman" w:eastAsia="Times New Roman" w:hAnsi="Times New Roman" w:cs="Times New Roman"/>
          <w:sz w:val="24"/>
          <w:szCs w:val="24"/>
        </w:rPr>
        <w:t xml:space="preserve">necessary for many forms of life, but </w:t>
      </w:r>
      <w:commentRangeStart w:id="154"/>
      <w:commentRangeStart w:id="155"/>
      <w:r w:rsidRPr="00B43088">
        <w:rPr>
          <w:rFonts w:ascii="Times New Roman" w:eastAsia="Times New Roman" w:hAnsi="Times New Roman" w:cs="Times New Roman"/>
          <w:sz w:val="24"/>
          <w:szCs w:val="24"/>
        </w:rPr>
        <w:t xml:space="preserve">differing physical, chemical, and biological conditions </w:t>
      </w:r>
      <w:commentRangeEnd w:id="154"/>
      <w:r w:rsidRPr="00B43088">
        <w:rPr>
          <w:rFonts w:ascii="Times New Roman" w:hAnsi="Times New Roman" w:cs="Times New Roman"/>
          <w:sz w:val="24"/>
          <w:szCs w:val="24"/>
        </w:rPr>
        <w:commentReference w:id="154"/>
      </w:r>
      <w:commentRangeEnd w:id="155"/>
      <w:r w:rsidRPr="00B43088">
        <w:rPr>
          <w:rFonts w:ascii="Times New Roman" w:hAnsi="Times New Roman" w:cs="Times New Roman"/>
          <w:sz w:val="24"/>
          <w:szCs w:val="24"/>
        </w:rPr>
        <w:commentReference w:id="155"/>
      </w:r>
      <w:r w:rsidRPr="00B43088">
        <w:rPr>
          <w:rFonts w:ascii="Times New Roman" w:eastAsia="Times New Roman" w:hAnsi="Times New Roman" w:cs="Times New Roman"/>
          <w:sz w:val="24"/>
          <w:szCs w:val="24"/>
        </w:rPr>
        <w:t xml:space="preserve">between the layers seem to exclude different taxa. However, it is noteworthy that previous research in microbial diversity across horizons has found results that are in contrast to our findings. Luo et al. (2023) showed a significant increase in species richness in the O horizon and no significant differences in beta diversity (40), however, data was collected on unlogged forests. </w:t>
      </w:r>
      <w:commentRangeStart w:id="156"/>
      <w:r w:rsidRPr="00B43088">
        <w:rPr>
          <w:rFonts w:ascii="Times New Roman" w:eastAsia="Times New Roman" w:hAnsi="Times New Roman" w:cs="Times New Roman"/>
          <w:sz w:val="24"/>
          <w:szCs w:val="24"/>
        </w:rPr>
        <w:t>These differing results could suggest that logging is a significant factor in horizon research and greatly alters microbial diversity, and thus community structure and composition, but further investigation is required.</w:t>
      </w:r>
      <w:commentRangeEnd w:id="156"/>
      <w:r w:rsidRPr="00B43088">
        <w:rPr>
          <w:rFonts w:ascii="Times New Roman" w:hAnsi="Times New Roman" w:cs="Times New Roman"/>
          <w:sz w:val="24"/>
          <w:szCs w:val="24"/>
        </w:rPr>
        <w:commentReference w:id="156"/>
      </w:r>
    </w:p>
    <w:p w14:paraId="4D655582" w14:textId="77777777" w:rsidR="00150205" w:rsidRPr="00B43088" w:rsidRDefault="00000000">
      <w:pPr>
        <w:spacing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The A and O horizons in British Columbia Douglas-fir stands exhibit distinct ecological niches that attract specific bacteria which are more suited to their respective conditions. The functional profiles of the microbiomes at different horizons exhibit differences in nutrient cycling and soil pH which may impact Douglas-fir growth rates (41). We sought to determine the composition of the A and O soil horizons of BC Douglas-fir trees with respect to indicator taxa generated, while also correlating results to the functional differences exhibited by these niches. To investigate this, we evaluated the top indicator species from each horizon. Of the classified genera in the A horizon, the functional properties were linked to general metabolic activity, such as the substrate oxidations and dissimilation reactions required by the bacteria for survival, while (most) of the bacteria in the O horizon had functional roles associated with nutrient cycling and </w:t>
      </w:r>
      <w:commentRangeStart w:id="157"/>
      <w:r w:rsidRPr="00B43088">
        <w:rPr>
          <w:rFonts w:ascii="Times New Roman" w:eastAsia="Times New Roman" w:hAnsi="Times New Roman" w:cs="Times New Roman"/>
          <w:sz w:val="24"/>
          <w:szCs w:val="24"/>
        </w:rPr>
        <w:lastRenderedPageBreak/>
        <w:t xml:space="preserve">environmental interactions </w:t>
      </w:r>
      <w:commentRangeEnd w:id="157"/>
      <w:r w:rsidRPr="00B43088">
        <w:rPr>
          <w:rFonts w:ascii="Times New Roman" w:hAnsi="Times New Roman" w:cs="Times New Roman"/>
          <w:sz w:val="24"/>
          <w:szCs w:val="24"/>
        </w:rPr>
        <w:commentReference w:id="157"/>
      </w:r>
      <w:r w:rsidRPr="00B43088">
        <w:rPr>
          <w:rFonts w:ascii="Times New Roman" w:eastAsia="Times New Roman" w:hAnsi="Times New Roman" w:cs="Times New Roman"/>
          <w:sz w:val="24"/>
          <w:szCs w:val="24"/>
        </w:rPr>
        <w:t xml:space="preserve">in addition to their metabolic roles. The top 2 bacterial taxa indicative of the A horizon are the genera </w:t>
      </w:r>
      <w:proofErr w:type="spellStart"/>
      <w:r w:rsidRPr="00B43088">
        <w:rPr>
          <w:rFonts w:ascii="Times New Roman" w:eastAsia="Times New Roman" w:hAnsi="Times New Roman" w:cs="Times New Roman"/>
          <w:i/>
          <w:sz w:val="24"/>
          <w:szCs w:val="24"/>
        </w:rPr>
        <w:t>Rokubacteriales</w:t>
      </w:r>
      <w:proofErr w:type="spellEnd"/>
      <w:r w:rsidRPr="00B43088">
        <w:rPr>
          <w:rFonts w:ascii="Times New Roman" w:eastAsia="Times New Roman" w:hAnsi="Times New Roman" w:cs="Times New Roman"/>
          <w:sz w:val="24"/>
          <w:szCs w:val="24"/>
        </w:rPr>
        <w:t xml:space="preserve">, which is functionally associated with alcohol cycling in wetlands, and </w:t>
      </w:r>
      <w:proofErr w:type="spellStart"/>
      <w:r w:rsidRPr="00B43088">
        <w:rPr>
          <w:rFonts w:ascii="Times New Roman" w:eastAsia="Times New Roman" w:hAnsi="Times New Roman" w:cs="Times New Roman"/>
          <w:i/>
          <w:sz w:val="24"/>
          <w:szCs w:val="24"/>
        </w:rPr>
        <w:t>Methylocapsa</w:t>
      </w:r>
      <w:proofErr w:type="spellEnd"/>
      <w:r w:rsidRPr="00B43088">
        <w:rPr>
          <w:rFonts w:ascii="Times New Roman" w:eastAsia="Times New Roman" w:hAnsi="Times New Roman" w:cs="Times New Roman"/>
          <w:sz w:val="24"/>
          <w:szCs w:val="24"/>
        </w:rPr>
        <w:t xml:space="preserve">, which acts as a methane-oxidizing bacteria (42, 43). Each of these two bacteria thus has unique metabolic roles. On the other hand, the 3 most abundant genera in the O horizon were </w:t>
      </w:r>
      <w:proofErr w:type="spellStart"/>
      <w:r w:rsidRPr="00B43088">
        <w:rPr>
          <w:rFonts w:ascii="Times New Roman" w:eastAsia="Times New Roman" w:hAnsi="Times New Roman" w:cs="Times New Roman"/>
          <w:i/>
          <w:sz w:val="24"/>
          <w:szCs w:val="24"/>
        </w:rPr>
        <w:t>Nocardioides</w:t>
      </w:r>
      <w:proofErr w:type="spellEnd"/>
      <w:r w:rsidRPr="00B43088">
        <w:rPr>
          <w:rFonts w:ascii="Times New Roman" w:eastAsia="Times New Roman" w:hAnsi="Times New Roman" w:cs="Times New Roman"/>
          <w:sz w:val="24"/>
          <w:szCs w:val="24"/>
        </w:rPr>
        <w:t xml:space="preserve">, which has been shown to play a role in ecological nutrient cycling and chitin degradation (44, 45, 46), </w:t>
      </w:r>
      <w:proofErr w:type="spellStart"/>
      <w:r w:rsidRPr="00B43088">
        <w:rPr>
          <w:rFonts w:ascii="Times New Roman" w:eastAsia="Times New Roman" w:hAnsi="Times New Roman" w:cs="Times New Roman"/>
          <w:i/>
          <w:sz w:val="24"/>
          <w:szCs w:val="24"/>
        </w:rPr>
        <w:t>Conexibacter</w:t>
      </w:r>
      <w:proofErr w:type="spellEnd"/>
      <w:r w:rsidRPr="00B43088">
        <w:rPr>
          <w:rFonts w:ascii="Times New Roman" w:eastAsia="Times New Roman" w:hAnsi="Times New Roman" w:cs="Times New Roman"/>
          <w:sz w:val="24"/>
          <w:szCs w:val="24"/>
        </w:rPr>
        <w:t xml:space="preserve">, which engages in the nitrification process in oxygen-limiting states (47), and </w:t>
      </w:r>
      <w:proofErr w:type="spellStart"/>
      <w:r w:rsidRPr="00B43088">
        <w:rPr>
          <w:rFonts w:ascii="Times New Roman" w:eastAsia="Times New Roman" w:hAnsi="Times New Roman" w:cs="Times New Roman"/>
          <w:i/>
          <w:sz w:val="24"/>
          <w:szCs w:val="24"/>
        </w:rPr>
        <w:t>Marmoricola</w:t>
      </w:r>
      <w:proofErr w:type="spellEnd"/>
      <w:r w:rsidRPr="00B43088">
        <w:rPr>
          <w:rFonts w:ascii="Times New Roman" w:eastAsia="Times New Roman" w:hAnsi="Times New Roman" w:cs="Times New Roman"/>
          <w:sz w:val="24"/>
          <w:szCs w:val="24"/>
        </w:rPr>
        <w:t xml:space="preserve">, which is shown to improve the antifungal activity of soil (48, 49). </w:t>
      </w:r>
    </w:p>
    <w:p w14:paraId="438E2907" w14:textId="77777777" w:rsidR="00150205" w:rsidRPr="00B43088" w:rsidRDefault="00000000">
      <w:pPr>
        <w:spacing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Furthermore, a large number of functional pathways were differentially abundant between the A and O horizons in these Douglas Fir stands. In the O horizon, the relative abundance of the ‘incomplete reductive TCA cycle’ and ‘reductive acetyl coenzyme A’ pathways are significantly greater than in the A horizon. These pathways are important to autotrophic organisms such as </w:t>
      </w:r>
      <w:proofErr w:type="spellStart"/>
      <w:r w:rsidRPr="00B43088">
        <w:rPr>
          <w:rFonts w:ascii="Times New Roman" w:eastAsia="Times New Roman" w:hAnsi="Times New Roman" w:cs="Times New Roman"/>
          <w:i/>
          <w:sz w:val="24"/>
          <w:szCs w:val="24"/>
        </w:rPr>
        <w:t>Chlorobium</w:t>
      </w:r>
      <w:proofErr w:type="spellEnd"/>
      <w:r w:rsidRPr="00B43088">
        <w:rPr>
          <w:rFonts w:ascii="Times New Roman" w:eastAsia="Times New Roman" w:hAnsi="Times New Roman" w:cs="Times New Roman"/>
          <w:sz w:val="24"/>
          <w:szCs w:val="24"/>
        </w:rPr>
        <w:t xml:space="preserve"> and can contribute to carbon and nitrogen cycling in the soil, which is essential to plant growth (50). The increased abundance of these pathways in the O horizon is likely due to the organic matter layer having greater access to sunlight allowing for the colonization by these autotrophic bacteria. Similarly, the O horizon had a higher abundance of organisms with the ‘L-rhamnose degradation I’ and ‘</w:t>
      </w:r>
      <w:proofErr w:type="spellStart"/>
      <w:r w:rsidRPr="00B43088">
        <w:rPr>
          <w:rFonts w:ascii="Times New Roman" w:eastAsia="Times New Roman" w:hAnsi="Times New Roman" w:cs="Times New Roman"/>
          <w:sz w:val="24"/>
          <w:szCs w:val="24"/>
        </w:rPr>
        <w:t>superpathway</w:t>
      </w:r>
      <w:proofErr w:type="spellEnd"/>
      <w:r w:rsidRPr="00B43088">
        <w:rPr>
          <w:rFonts w:ascii="Times New Roman" w:eastAsia="Times New Roman" w:hAnsi="Times New Roman" w:cs="Times New Roman"/>
          <w:sz w:val="24"/>
          <w:szCs w:val="24"/>
        </w:rPr>
        <w:t xml:space="preserve">’ beta-D-glucuronide and D-glucuronate degradation’ metabolic pathways which are characteristic of plant matter degradation (51). Again, the organic layer is more likely to contain new plant matter and therefore would provide another source of nutrient cycling. This plant matter could be acting to attract taxa such as the indicator </w:t>
      </w:r>
      <w:proofErr w:type="spellStart"/>
      <w:r w:rsidRPr="00B43088">
        <w:rPr>
          <w:rFonts w:ascii="Times New Roman" w:eastAsia="Times New Roman" w:hAnsi="Times New Roman" w:cs="Times New Roman"/>
          <w:i/>
          <w:sz w:val="24"/>
          <w:szCs w:val="24"/>
        </w:rPr>
        <w:t>Nocardioides</w:t>
      </w:r>
      <w:proofErr w:type="spellEnd"/>
      <w:r w:rsidRPr="00B43088">
        <w:rPr>
          <w:rFonts w:ascii="Times New Roman" w:eastAsia="Times New Roman" w:hAnsi="Times New Roman" w:cs="Times New Roman"/>
          <w:i/>
          <w:sz w:val="24"/>
          <w:szCs w:val="24"/>
        </w:rPr>
        <w:t xml:space="preserve"> </w:t>
      </w:r>
      <w:r w:rsidRPr="00B43088">
        <w:rPr>
          <w:rFonts w:ascii="Times New Roman" w:eastAsia="Times New Roman" w:hAnsi="Times New Roman" w:cs="Times New Roman"/>
          <w:sz w:val="24"/>
          <w:szCs w:val="24"/>
        </w:rPr>
        <w:t>which uses L-rhamnose as a carbon source.</w:t>
      </w:r>
    </w:p>
    <w:p w14:paraId="3FC8D25A" w14:textId="77777777" w:rsidR="00150205" w:rsidRPr="00B43088" w:rsidRDefault="00000000">
      <w:pPr>
        <w:spacing w:line="480" w:lineRule="auto"/>
        <w:ind w:firstLine="72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In </w:t>
      </w:r>
      <w:commentRangeStart w:id="158"/>
      <w:r w:rsidRPr="00B43088">
        <w:rPr>
          <w:rFonts w:ascii="Times New Roman" w:eastAsia="Times New Roman" w:hAnsi="Times New Roman" w:cs="Times New Roman"/>
          <w:sz w:val="24"/>
          <w:szCs w:val="24"/>
        </w:rPr>
        <w:t>the A horizon, one pathway of note is the ‘</w:t>
      </w:r>
      <w:proofErr w:type="spellStart"/>
      <w:r w:rsidRPr="00B43088">
        <w:rPr>
          <w:rFonts w:ascii="Times New Roman" w:eastAsia="Times New Roman" w:hAnsi="Times New Roman" w:cs="Times New Roman"/>
          <w:sz w:val="24"/>
          <w:szCs w:val="24"/>
        </w:rPr>
        <w:t>Superpathway</w:t>
      </w:r>
      <w:proofErr w:type="spellEnd"/>
      <w:r w:rsidRPr="00B43088">
        <w:rPr>
          <w:rFonts w:ascii="Times New Roman" w:eastAsia="Times New Roman" w:hAnsi="Times New Roman" w:cs="Times New Roman"/>
          <w:sz w:val="24"/>
          <w:szCs w:val="24"/>
        </w:rPr>
        <w:t xml:space="preserve"> of (R, R)-butanediol biosynthesis’ which is indicative of acid production by lactic acid bacteria (LABs) and could be </w:t>
      </w:r>
      <w:r w:rsidRPr="00B43088">
        <w:rPr>
          <w:rFonts w:ascii="Times New Roman" w:eastAsia="Times New Roman" w:hAnsi="Times New Roman" w:cs="Times New Roman"/>
          <w:sz w:val="24"/>
          <w:szCs w:val="24"/>
        </w:rPr>
        <w:lastRenderedPageBreak/>
        <w:t xml:space="preserve">a component of alcohol cycling by the indicator </w:t>
      </w:r>
      <w:proofErr w:type="spellStart"/>
      <w:r w:rsidRPr="00B43088">
        <w:rPr>
          <w:rFonts w:ascii="Times New Roman" w:eastAsia="Times New Roman" w:hAnsi="Times New Roman" w:cs="Times New Roman"/>
          <w:i/>
          <w:sz w:val="24"/>
          <w:szCs w:val="24"/>
        </w:rPr>
        <w:t>Rokubacteriales</w:t>
      </w:r>
      <w:commentRangeEnd w:id="158"/>
      <w:proofErr w:type="spellEnd"/>
      <w:r w:rsidRPr="00B43088">
        <w:rPr>
          <w:rFonts w:ascii="Times New Roman" w:hAnsi="Times New Roman" w:cs="Times New Roman"/>
          <w:sz w:val="24"/>
          <w:szCs w:val="24"/>
        </w:rPr>
        <w:commentReference w:id="158"/>
      </w:r>
      <w:r w:rsidRPr="00B43088">
        <w:rPr>
          <w:rFonts w:ascii="Times New Roman" w:eastAsia="Times New Roman" w:hAnsi="Times New Roman" w:cs="Times New Roman"/>
          <w:sz w:val="24"/>
          <w:szCs w:val="24"/>
        </w:rPr>
        <w:t>. Past studies have shown that more acidic conditions can be beneficial to the growth of Douglas-firs (52), while other studies have shown the benefit of LAB in association with other plants (53). It is possible that these pathways are creating soil conditions of lower pH that can improve the growth rate of Douglas-firs in this area. Additionally, the ‘myo-inositol degradation I’ pathway, which is essential to nitrogen-fixing bacteria, especially in association with the rhizosphere of plants (54), is also more abundant in the A horizon. The significant differences between the functional profiles of these horizons could simply be a factor of natural variation in environmental conditions, but since timber logging occurred between the formations of the O horizon and A horizon, they may also be an indicator that logging drastically impacts the soil microbiome. One piece of evidence that supports the second theory is</w:t>
      </w:r>
      <w:ins w:id="159" w:author="Ally Howard" w:date="2023-12-20T01:13:00Z">
        <w:r w:rsidRPr="00B43088">
          <w:rPr>
            <w:rFonts w:ascii="Times New Roman" w:eastAsia="Times New Roman" w:hAnsi="Times New Roman" w:cs="Times New Roman"/>
            <w:sz w:val="24"/>
            <w:szCs w:val="24"/>
          </w:rPr>
          <w:t xml:space="preserve"> another article by Wilhelm et al. that showed that organic matter removal due to timber logging did have significant impacts on the soil composition at different horizons (6). Additionally ‘catechol degradation’ pathways were present in both the A and O horizons (‘catechol degradation I’ in the A horizon and ‘catechol degradation II’ in the O horizon). Catechol is an environmental pollutant and is present in polycyclic aromatic hydrocarbons (PAHs) which are one of the primary components of diesel (55, 56). Aside from CO2 emissions, diesel spills are one of the primary sources of pollution in timber harvesting camps (57) and could account </w:t>
        </w:r>
        <w:commentRangeStart w:id="160"/>
        <w:r w:rsidRPr="00B43088">
          <w:rPr>
            <w:rFonts w:ascii="Times New Roman" w:eastAsia="Times New Roman" w:hAnsi="Times New Roman" w:cs="Times New Roman"/>
            <w:sz w:val="24"/>
            <w:szCs w:val="24"/>
          </w:rPr>
          <w:t>for this increase in catechol degradation.</w:t>
        </w:r>
        <w:commentRangeEnd w:id="160"/>
        <w:r w:rsidRPr="00B43088">
          <w:rPr>
            <w:rFonts w:ascii="Times New Roman" w:hAnsi="Times New Roman" w:cs="Times New Roman"/>
            <w:sz w:val="24"/>
            <w:szCs w:val="24"/>
          </w:rPr>
          <w:commentReference w:id="160"/>
        </w:r>
        <w:r w:rsidRPr="00B43088">
          <w:rPr>
            <w:rFonts w:ascii="Times New Roman" w:eastAsia="Times New Roman" w:hAnsi="Times New Roman" w:cs="Times New Roman"/>
            <w:sz w:val="24"/>
            <w:szCs w:val="24"/>
          </w:rPr>
          <w:t xml:space="preserve"> Although from this study we are unable to conclude correlation to logging, this could be an avenue for future research. </w:t>
        </w:r>
      </w:ins>
      <w:del w:id="161" w:author="Ally Howard" w:date="2023-12-20T01:13:00Z">
        <w:r w:rsidRPr="00B43088">
          <w:rPr>
            <w:rFonts w:ascii="Times New Roman" w:eastAsia="Times New Roman" w:hAnsi="Times New Roman" w:cs="Times New Roman"/>
            <w:sz w:val="24"/>
            <w:szCs w:val="24"/>
          </w:rPr>
          <w:delText xml:space="preserve"> that ‘catechol degradation’ pathways are increased in both the A and O horizons (‘catechol degradation I’ in the A horizon and ‘catechol degradation II’ in the O horizon). Catechol is an environmental pollutant and is present in polycyclic aromatic hydrocarbons (PAHs) which are one of the primary components of diesel (55, 56). Aside from CO2 emissions, diesel spills are one of the primary sources of pollution in timber harvesting camps (57) and could account </w:delText>
        </w:r>
        <w:commentRangeStart w:id="162"/>
        <w:r w:rsidRPr="00B43088">
          <w:rPr>
            <w:rFonts w:ascii="Times New Roman" w:eastAsia="Times New Roman" w:hAnsi="Times New Roman" w:cs="Times New Roman"/>
            <w:sz w:val="24"/>
            <w:szCs w:val="24"/>
          </w:rPr>
          <w:delText>for this increase in catechol degradation</w:delText>
        </w:r>
      </w:del>
      <w:r w:rsidRPr="00B43088">
        <w:rPr>
          <w:rFonts w:ascii="Times New Roman" w:eastAsia="Times New Roman" w:hAnsi="Times New Roman" w:cs="Times New Roman"/>
          <w:sz w:val="24"/>
          <w:szCs w:val="24"/>
        </w:rPr>
        <w:t xml:space="preserve">. </w:t>
      </w:r>
      <w:commentRangeEnd w:id="162"/>
      <w:r w:rsidRPr="00B43088">
        <w:rPr>
          <w:rFonts w:ascii="Times New Roman" w:hAnsi="Times New Roman" w:cs="Times New Roman"/>
          <w:sz w:val="24"/>
          <w:szCs w:val="24"/>
        </w:rPr>
        <w:commentReference w:id="162"/>
      </w:r>
    </w:p>
    <w:p w14:paraId="163A9440" w14:textId="77777777" w:rsidR="00150205" w:rsidRPr="00B43088" w:rsidRDefault="00150205">
      <w:pPr>
        <w:spacing w:line="480" w:lineRule="auto"/>
        <w:rPr>
          <w:rFonts w:ascii="Times New Roman" w:eastAsia="Times New Roman" w:hAnsi="Times New Roman" w:cs="Times New Roman"/>
          <w:b/>
          <w:sz w:val="24"/>
          <w:szCs w:val="24"/>
        </w:rPr>
      </w:pPr>
    </w:p>
    <w:p w14:paraId="60560EA6" w14:textId="77777777" w:rsidR="00150205" w:rsidRPr="00B43088" w:rsidRDefault="00000000">
      <w:pPr>
        <w:spacing w:line="480" w:lineRule="auto"/>
        <w:rPr>
          <w:rFonts w:ascii="Times New Roman" w:eastAsia="Times New Roman" w:hAnsi="Times New Roman" w:cs="Times New Roman"/>
          <w:sz w:val="24"/>
          <w:szCs w:val="24"/>
        </w:rPr>
      </w:pPr>
      <w:commentRangeStart w:id="163"/>
      <w:commentRangeStart w:id="164"/>
      <w:commentRangeStart w:id="165"/>
      <w:r w:rsidRPr="00B43088">
        <w:rPr>
          <w:rFonts w:ascii="Times New Roman" w:eastAsia="Times New Roman" w:hAnsi="Times New Roman" w:cs="Times New Roman"/>
          <w:b/>
          <w:sz w:val="24"/>
          <w:szCs w:val="24"/>
        </w:rPr>
        <w:t>LIMITATIONS</w:t>
      </w:r>
      <w:r w:rsidRPr="00B43088">
        <w:rPr>
          <w:rFonts w:ascii="Times New Roman" w:eastAsia="Times New Roman" w:hAnsi="Times New Roman" w:cs="Times New Roman"/>
          <w:sz w:val="24"/>
          <w:szCs w:val="24"/>
        </w:rPr>
        <w:t>.</w:t>
      </w:r>
      <w:commentRangeEnd w:id="163"/>
      <w:r w:rsidRPr="00B43088">
        <w:rPr>
          <w:rFonts w:ascii="Times New Roman" w:hAnsi="Times New Roman" w:cs="Times New Roman"/>
          <w:sz w:val="24"/>
          <w:szCs w:val="24"/>
        </w:rPr>
        <w:commentReference w:id="163"/>
      </w:r>
      <w:commentRangeEnd w:id="164"/>
      <w:r w:rsidRPr="00B43088">
        <w:rPr>
          <w:rFonts w:ascii="Times New Roman" w:hAnsi="Times New Roman" w:cs="Times New Roman"/>
          <w:sz w:val="24"/>
          <w:szCs w:val="24"/>
        </w:rPr>
        <w:commentReference w:id="164"/>
      </w:r>
      <w:commentRangeEnd w:id="165"/>
      <w:r w:rsidRPr="00B43088">
        <w:rPr>
          <w:rFonts w:ascii="Times New Roman" w:hAnsi="Times New Roman" w:cs="Times New Roman"/>
          <w:sz w:val="24"/>
          <w:szCs w:val="24"/>
        </w:rPr>
        <w:commentReference w:id="165"/>
      </w:r>
    </w:p>
    <w:p w14:paraId="607CE75F" w14:textId="77777777" w:rsidR="00150205" w:rsidRPr="00B43088" w:rsidRDefault="00000000">
      <w:pPr>
        <w:spacing w:line="480" w:lineRule="auto"/>
        <w:rPr>
          <w:rFonts w:ascii="Times New Roman" w:eastAsia="Times New Roman" w:hAnsi="Times New Roman" w:cs="Times New Roman"/>
          <w:sz w:val="24"/>
          <w:szCs w:val="24"/>
        </w:rPr>
      </w:pPr>
      <w:ins w:id="166" w:author="Ally Howard" w:date="2023-12-20T01:18:00Z">
        <w:r w:rsidRPr="00B43088">
          <w:rPr>
            <w:rFonts w:ascii="Times New Roman" w:eastAsia="Times New Roman" w:hAnsi="Times New Roman" w:cs="Times New Roman"/>
            <w:sz w:val="24"/>
            <w:szCs w:val="24"/>
          </w:rPr>
          <w:t xml:space="preserve">The lack of a pre-logging baseline of soil samples limited the depth of interpretation that our results could support in this study. Due to this limitation we were unable to easily extrapolate our </w:t>
        </w:r>
        <w:r w:rsidRPr="00B43088">
          <w:rPr>
            <w:rFonts w:ascii="Times New Roman" w:eastAsia="Times New Roman" w:hAnsi="Times New Roman" w:cs="Times New Roman"/>
            <w:sz w:val="24"/>
            <w:szCs w:val="24"/>
          </w:rPr>
          <w:lastRenderedPageBreak/>
          <w:t xml:space="preserve">results to a strong correlation with logging. </w:t>
        </w:r>
      </w:ins>
      <w:r w:rsidRPr="00B43088">
        <w:rPr>
          <w:rFonts w:ascii="Times New Roman" w:eastAsia="Times New Roman" w:hAnsi="Times New Roman" w:cs="Times New Roman"/>
          <w:sz w:val="24"/>
          <w:szCs w:val="24"/>
        </w:rPr>
        <w:t>Another</w:t>
      </w:r>
      <w:ins w:id="167" w:author="Ally Howard" w:date="2023-12-20T01:23:00Z">
        <w:r w:rsidRPr="00B43088">
          <w:rPr>
            <w:rFonts w:ascii="Times New Roman" w:eastAsia="Times New Roman" w:hAnsi="Times New Roman" w:cs="Times New Roman"/>
            <w:sz w:val="24"/>
            <w:szCs w:val="24"/>
          </w:rPr>
          <w:t xml:space="preserve"> </w:t>
        </w:r>
      </w:ins>
      <w:r w:rsidRPr="00B43088">
        <w:rPr>
          <w:rFonts w:ascii="Times New Roman" w:eastAsia="Times New Roman" w:hAnsi="Times New Roman" w:cs="Times New Roman"/>
          <w:sz w:val="24"/>
          <w:szCs w:val="24"/>
        </w:rPr>
        <w:t>limitation of this study was the possibility of soil mixing between the A and O horizons caused by the movement of timber harvesting equipment in this area (58). This could mean that the soil horizons are not as clearly defined as in an environment with little disturbance. Additionally, our focus on the British Columbian Douglas-fir ecozone limits the extrapolation of our results, which cannot be applied to similar timber harvesting sites in locations outside of British Columbia, nor to timber harvesting sites for different tree species.</w:t>
      </w:r>
    </w:p>
    <w:p w14:paraId="32C50506" w14:textId="77777777" w:rsidR="00150205" w:rsidRPr="00B43088" w:rsidRDefault="00150205">
      <w:pPr>
        <w:spacing w:line="480" w:lineRule="auto"/>
        <w:rPr>
          <w:rFonts w:ascii="Times New Roman" w:eastAsia="Times New Roman" w:hAnsi="Times New Roman" w:cs="Times New Roman"/>
          <w:sz w:val="24"/>
          <w:szCs w:val="24"/>
        </w:rPr>
      </w:pPr>
    </w:p>
    <w:p w14:paraId="4B5E8508" w14:textId="77777777" w:rsidR="00150205" w:rsidRPr="00B43088" w:rsidRDefault="00000000">
      <w:pPr>
        <w:spacing w:line="480" w:lineRule="auto"/>
        <w:rPr>
          <w:rFonts w:ascii="Times New Roman" w:eastAsia="Times New Roman" w:hAnsi="Times New Roman" w:cs="Times New Roman"/>
          <w:b/>
          <w:sz w:val="24"/>
          <w:szCs w:val="24"/>
        </w:rPr>
      </w:pPr>
      <w:commentRangeStart w:id="168"/>
      <w:r w:rsidRPr="00B43088">
        <w:rPr>
          <w:rFonts w:ascii="Times New Roman" w:eastAsia="Times New Roman" w:hAnsi="Times New Roman" w:cs="Times New Roman"/>
          <w:b/>
          <w:sz w:val="24"/>
          <w:szCs w:val="24"/>
        </w:rPr>
        <w:t>CONCLUSIONS AND FUTURE DIRECTIONS</w:t>
      </w:r>
      <w:commentRangeEnd w:id="168"/>
      <w:r w:rsidRPr="00B43088">
        <w:rPr>
          <w:rFonts w:ascii="Times New Roman" w:hAnsi="Times New Roman" w:cs="Times New Roman"/>
          <w:sz w:val="24"/>
          <w:szCs w:val="24"/>
        </w:rPr>
        <w:commentReference w:id="168"/>
      </w:r>
    </w:p>
    <w:p w14:paraId="0422532F" w14:textId="77777777" w:rsidR="00150205" w:rsidRPr="00B43088" w:rsidRDefault="00000000">
      <w:pPr>
        <w:spacing w:before="240" w:after="240"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The microbiomes of the A and O horizons are significantly different from one another, both taxonomically and functionally. This is evidenced by distinct horizon clustering in weighted and unweighted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xml:space="preserve"> analysis, with the O horizon possessing a </w:t>
      </w:r>
      <w:commentRangeStart w:id="169"/>
      <w:r w:rsidRPr="00B43088">
        <w:rPr>
          <w:rFonts w:ascii="Times New Roman" w:eastAsia="Times New Roman" w:hAnsi="Times New Roman" w:cs="Times New Roman"/>
          <w:sz w:val="24"/>
          <w:szCs w:val="24"/>
        </w:rPr>
        <w:t xml:space="preserve">greater proportion of the microbial taxa </w:t>
      </w:r>
      <w:commentRangeEnd w:id="169"/>
      <w:r w:rsidRPr="00B43088">
        <w:rPr>
          <w:rFonts w:ascii="Times New Roman" w:hAnsi="Times New Roman" w:cs="Times New Roman"/>
          <w:sz w:val="24"/>
          <w:szCs w:val="24"/>
        </w:rPr>
        <w:commentReference w:id="169"/>
      </w:r>
      <w:r w:rsidRPr="00B43088">
        <w:rPr>
          <w:rFonts w:ascii="Times New Roman" w:eastAsia="Times New Roman" w:hAnsi="Times New Roman" w:cs="Times New Roman"/>
          <w:sz w:val="24"/>
          <w:szCs w:val="24"/>
        </w:rPr>
        <w:t xml:space="preserve">in regards to the genus level, and both horizons exhibiting large numbers of significantly distinct indicator taxa. Additionally, a number of differentially expressed bacterial genera and pathways between the two horizons have roles in nutrient cycling which may have impacts on Douglas-fir growth. Future research should thus aim to incorporate horizon depth and classification when investigating soil microbial communities. Furthermore, currently, our results are limited to British Columbian Douglas-firs and with microbial data present only post-logging. Future research should consider different tree covers across different sites to investigate a possible significant effect based on the horizon. Additionally, collecting samples from the same site pre and post-logging could help to establish a stronger causal relationship across patterns observed with microbial diversity and differing horizons. Similarly, we suggest collecting samples at varying intervals of depth and across multiple horizons. Investigating the differences </w:t>
      </w:r>
      <w:r w:rsidRPr="00B43088">
        <w:rPr>
          <w:rFonts w:ascii="Times New Roman" w:eastAsia="Times New Roman" w:hAnsi="Times New Roman" w:cs="Times New Roman"/>
          <w:sz w:val="24"/>
          <w:szCs w:val="24"/>
        </w:rPr>
        <w:lastRenderedPageBreak/>
        <w:t xml:space="preserve">in diversity with these metrics would determine if similar results are found, and once more increase the possibilities of determining causal relationships with horizon type. Such research would help to gain insights into the role of soil microbiomes as reforestation continues. </w:t>
      </w:r>
    </w:p>
    <w:p w14:paraId="33DDEC4B" w14:textId="77777777" w:rsidR="00150205" w:rsidRPr="00B43088" w:rsidRDefault="00150205">
      <w:pPr>
        <w:spacing w:before="240" w:after="240" w:line="480" w:lineRule="auto"/>
        <w:rPr>
          <w:rFonts w:ascii="Times New Roman" w:eastAsia="Times New Roman" w:hAnsi="Times New Roman" w:cs="Times New Roman"/>
          <w:sz w:val="24"/>
          <w:szCs w:val="24"/>
        </w:rPr>
      </w:pPr>
    </w:p>
    <w:p w14:paraId="63BED841"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ACKNOWLEDGEMENTS</w:t>
      </w:r>
    </w:p>
    <w:p w14:paraId="2B7B1BBE"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Many thanks to Dr. Sun and Avril Metcalfe-Roach for their continuous support throughout the research journey, Dr. Wilhelm et al. for providing the data, Joey711 for all the coding troubleshooting, and all our dedicated teammates for their hard work and collaboration!</w:t>
      </w:r>
    </w:p>
    <w:p w14:paraId="2CE4119B" w14:textId="77777777" w:rsidR="00150205" w:rsidRPr="00B43088" w:rsidRDefault="00150205">
      <w:pPr>
        <w:spacing w:line="480" w:lineRule="auto"/>
        <w:rPr>
          <w:rFonts w:ascii="Times New Roman" w:eastAsia="Times New Roman" w:hAnsi="Times New Roman" w:cs="Times New Roman"/>
          <w:sz w:val="24"/>
          <w:szCs w:val="24"/>
        </w:rPr>
      </w:pPr>
    </w:p>
    <w:p w14:paraId="44842905"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CONTRIBUTIONS</w:t>
      </w:r>
    </w:p>
    <w:p w14:paraId="1D268A1F" w14:textId="77777777" w:rsidR="00150205" w:rsidRPr="00B43088" w:rsidRDefault="00000000">
      <w:p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Ally contributed to all methods, results and discussion relating to PICRUSt2 analysis and helped with the introduction. Anu contributed to the introduction, and all methods and discussion relating to Indicator Species Analysis. Fatima contributed to all methods, results and discussions relating to alpha and beta diversity analysis. Jas contributed to all results and discussion relating to Indicator Species Analysis, and references. Vera contributed to all methods, results and discussion relating to Core Microbiome, and acknowledgements. Everyone proofread and edited one another’s works.</w:t>
      </w:r>
    </w:p>
    <w:p w14:paraId="6A8D90EA" w14:textId="77777777" w:rsidR="00150205" w:rsidRPr="00B43088" w:rsidRDefault="00150205">
      <w:pPr>
        <w:spacing w:line="480" w:lineRule="auto"/>
        <w:rPr>
          <w:rFonts w:ascii="Times New Roman" w:eastAsia="Times New Roman" w:hAnsi="Times New Roman" w:cs="Times New Roman"/>
          <w:sz w:val="24"/>
          <w:szCs w:val="24"/>
        </w:rPr>
      </w:pPr>
    </w:p>
    <w:p w14:paraId="53FD500D" w14:textId="77777777" w:rsidR="00150205" w:rsidRPr="00B43088" w:rsidRDefault="00150205">
      <w:pPr>
        <w:spacing w:line="480" w:lineRule="auto"/>
        <w:rPr>
          <w:rFonts w:ascii="Times New Roman" w:eastAsia="Times New Roman" w:hAnsi="Times New Roman" w:cs="Times New Roman"/>
          <w:b/>
          <w:sz w:val="24"/>
          <w:szCs w:val="24"/>
        </w:rPr>
      </w:pPr>
    </w:p>
    <w:p w14:paraId="37F4E3E8" w14:textId="77777777" w:rsidR="00150205" w:rsidRPr="00B43088" w:rsidRDefault="00150205">
      <w:pPr>
        <w:spacing w:line="480" w:lineRule="auto"/>
        <w:rPr>
          <w:rFonts w:ascii="Times New Roman" w:eastAsia="Times New Roman" w:hAnsi="Times New Roman" w:cs="Times New Roman"/>
          <w:b/>
          <w:sz w:val="24"/>
          <w:szCs w:val="24"/>
        </w:rPr>
      </w:pPr>
    </w:p>
    <w:p w14:paraId="48D8054F" w14:textId="77777777" w:rsidR="00150205" w:rsidRPr="00B43088" w:rsidRDefault="00000000">
      <w:pPr>
        <w:spacing w:line="480" w:lineRule="auto"/>
        <w:rPr>
          <w:rFonts w:ascii="Times New Roman" w:eastAsia="Times New Roman" w:hAnsi="Times New Roman" w:cs="Times New Roman"/>
          <w:b/>
          <w:sz w:val="24"/>
          <w:szCs w:val="24"/>
        </w:rPr>
      </w:pPr>
      <w:r w:rsidRPr="00B43088">
        <w:rPr>
          <w:rFonts w:ascii="Times New Roman" w:eastAsia="Times New Roman" w:hAnsi="Times New Roman" w:cs="Times New Roman"/>
          <w:b/>
          <w:sz w:val="24"/>
          <w:szCs w:val="24"/>
        </w:rPr>
        <w:t>REFERENCES</w:t>
      </w:r>
    </w:p>
    <w:p w14:paraId="22509339" w14:textId="77777777" w:rsidR="00150205" w:rsidRPr="00B43088" w:rsidRDefault="00150205">
      <w:pPr>
        <w:spacing w:line="480" w:lineRule="auto"/>
        <w:rPr>
          <w:rFonts w:ascii="Times New Roman" w:eastAsia="Times New Roman" w:hAnsi="Times New Roman" w:cs="Times New Roman"/>
          <w:b/>
          <w:sz w:val="24"/>
          <w:szCs w:val="24"/>
        </w:rPr>
      </w:pPr>
    </w:p>
    <w:p w14:paraId="082CBE4A" w14:textId="77777777" w:rsidR="00150205" w:rsidRPr="00B43088" w:rsidRDefault="00000000">
      <w:pPr>
        <w:numPr>
          <w:ilvl w:val="0"/>
          <w:numId w:val="1"/>
        </w:numPr>
        <w:spacing w:line="480" w:lineRule="auto"/>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lastRenderedPageBreak/>
        <w:t xml:space="preserve">Wilhelm RC, Cardenas E, Leung H, Maas K, Hartmann M, Hahn A, Hallam S,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2017. A metagenomic survey of forest soil microbial communities more than a decade after timber harvesting. Scientific Data 4:170092.</w:t>
      </w:r>
    </w:p>
    <w:p w14:paraId="378CC26C"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S. </w:t>
      </w:r>
      <w:proofErr w:type="spellStart"/>
      <w:r w:rsidRPr="00B43088">
        <w:rPr>
          <w:rFonts w:ascii="Times New Roman" w:eastAsia="Times New Roman" w:hAnsi="Times New Roman" w:cs="Times New Roman"/>
          <w:sz w:val="24"/>
          <w:szCs w:val="24"/>
        </w:rPr>
        <w:t>Berch</w:t>
      </w:r>
      <w:proofErr w:type="spellEnd"/>
      <w:r w:rsidRPr="00B43088">
        <w:rPr>
          <w:rFonts w:ascii="Times New Roman" w:eastAsia="Times New Roman" w:hAnsi="Times New Roman" w:cs="Times New Roman"/>
          <w:sz w:val="24"/>
          <w:szCs w:val="24"/>
        </w:rPr>
        <w:t xml:space="preserve">, C. Bulmer, M. Curran, W. Chapman, G. Hope, R. </w:t>
      </w:r>
      <w:proofErr w:type="spellStart"/>
      <w:r w:rsidRPr="00B43088">
        <w:rPr>
          <w:rFonts w:ascii="Times New Roman" w:eastAsia="Times New Roman" w:hAnsi="Times New Roman" w:cs="Times New Roman"/>
          <w:sz w:val="24"/>
          <w:szCs w:val="24"/>
        </w:rPr>
        <w:t>Kabzems</w:t>
      </w:r>
      <w:proofErr w:type="spellEnd"/>
      <w:r w:rsidRPr="00B43088">
        <w:rPr>
          <w:rFonts w:ascii="Times New Roman" w:eastAsia="Times New Roman" w:hAnsi="Times New Roman" w:cs="Times New Roman"/>
          <w:sz w:val="24"/>
          <w:szCs w:val="24"/>
        </w:rPr>
        <w:t>. 2019. Long-term Soil Productivity Study: the Effects of Soil Compaction and Organic Matter Retention on Long-term Soil Productivity in  British Columbia (EP1148):  Updated Establishment Report. Government of BC.</w:t>
      </w:r>
    </w:p>
    <w:p w14:paraId="2E0B8326"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Cardenas E, </w:t>
      </w:r>
      <w:proofErr w:type="spellStart"/>
      <w:r w:rsidRPr="00B43088">
        <w:rPr>
          <w:rFonts w:ascii="Times New Roman" w:eastAsia="Times New Roman" w:hAnsi="Times New Roman" w:cs="Times New Roman"/>
          <w:sz w:val="24"/>
          <w:szCs w:val="24"/>
        </w:rPr>
        <w:t>Kranabetter</w:t>
      </w:r>
      <w:proofErr w:type="spellEnd"/>
      <w:r w:rsidRPr="00B43088">
        <w:rPr>
          <w:rFonts w:ascii="Times New Roman" w:eastAsia="Times New Roman" w:hAnsi="Times New Roman" w:cs="Times New Roman"/>
          <w:sz w:val="24"/>
          <w:szCs w:val="24"/>
        </w:rPr>
        <w:t xml:space="preserve"> JM, Hope G, Maas KR, Hallam S,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2015. Forest harvesting reduces the soil metagenomic potential for biomass decomposition. The ISME Journal 9:2465–2476.</w:t>
      </w:r>
    </w:p>
    <w:p w14:paraId="0AB3217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Hartmann M, Howes CG, </w:t>
      </w:r>
      <w:proofErr w:type="spellStart"/>
      <w:r w:rsidRPr="00B43088">
        <w:rPr>
          <w:rFonts w:ascii="Times New Roman" w:eastAsia="Times New Roman" w:hAnsi="Times New Roman" w:cs="Times New Roman"/>
          <w:sz w:val="24"/>
          <w:szCs w:val="24"/>
        </w:rPr>
        <w:t>VanInsberghe</w:t>
      </w:r>
      <w:proofErr w:type="spellEnd"/>
      <w:r w:rsidRPr="00B43088">
        <w:rPr>
          <w:rFonts w:ascii="Times New Roman" w:eastAsia="Times New Roman" w:hAnsi="Times New Roman" w:cs="Times New Roman"/>
          <w:sz w:val="24"/>
          <w:szCs w:val="24"/>
        </w:rPr>
        <w:t xml:space="preserve"> D, Yu H, </w:t>
      </w:r>
      <w:proofErr w:type="spellStart"/>
      <w:r w:rsidRPr="00B43088">
        <w:rPr>
          <w:rFonts w:ascii="Times New Roman" w:eastAsia="Times New Roman" w:hAnsi="Times New Roman" w:cs="Times New Roman"/>
          <w:sz w:val="24"/>
          <w:szCs w:val="24"/>
        </w:rPr>
        <w:t>Bachar</w:t>
      </w:r>
      <w:proofErr w:type="spellEnd"/>
      <w:r w:rsidRPr="00B43088">
        <w:rPr>
          <w:rFonts w:ascii="Times New Roman" w:eastAsia="Times New Roman" w:hAnsi="Times New Roman" w:cs="Times New Roman"/>
          <w:sz w:val="24"/>
          <w:szCs w:val="24"/>
        </w:rPr>
        <w:t xml:space="preserve"> D, Christen R, Henrik Nilsson R, Hallam SJ,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2012. Significant and persistent impact of timber harvesting on soil microbial communities in Northern coniferous forests. The ISME Journal 6:2199–2218.</w:t>
      </w:r>
    </w:p>
    <w:p w14:paraId="1516E7AF"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Government of British Columbia. Douglas-fir. Government of British Columbia.</w:t>
      </w:r>
    </w:p>
    <w:p w14:paraId="2AC2F32D"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Wilhelm RC, Cardenas E, Maas KR, Leung H, McNeil L, </w:t>
      </w:r>
      <w:proofErr w:type="spellStart"/>
      <w:r w:rsidRPr="00B43088">
        <w:rPr>
          <w:rFonts w:ascii="Times New Roman" w:eastAsia="Times New Roman" w:hAnsi="Times New Roman" w:cs="Times New Roman"/>
          <w:sz w:val="24"/>
          <w:szCs w:val="24"/>
        </w:rPr>
        <w:t>Berch</w:t>
      </w:r>
      <w:proofErr w:type="spellEnd"/>
      <w:r w:rsidRPr="00B43088">
        <w:rPr>
          <w:rFonts w:ascii="Times New Roman" w:eastAsia="Times New Roman" w:hAnsi="Times New Roman" w:cs="Times New Roman"/>
          <w:sz w:val="24"/>
          <w:szCs w:val="24"/>
        </w:rPr>
        <w:t xml:space="preserve"> S, Chapman W, Hope G, </w:t>
      </w:r>
      <w:proofErr w:type="spellStart"/>
      <w:r w:rsidRPr="00B43088">
        <w:rPr>
          <w:rFonts w:ascii="Times New Roman" w:eastAsia="Times New Roman" w:hAnsi="Times New Roman" w:cs="Times New Roman"/>
          <w:sz w:val="24"/>
          <w:szCs w:val="24"/>
        </w:rPr>
        <w:t>Kranabetter</w:t>
      </w:r>
      <w:proofErr w:type="spellEnd"/>
      <w:r w:rsidRPr="00B43088">
        <w:rPr>
          <w:rFonts w:ascii="Times New Roman" w:eastAsia="Times New Roman" w:hAnsi="Times New Roman" w:cs="Times New Roman"/>
          <w:sz w:val="24"/>
          <w:szCs w:val="24"/>
        </w:rPr>
        <w:t xml:space="preserve"> JM, </w:t>
      </w:r>
      <w:proofErr w:type="spellStart"/>
      <w:r w:rsidRPr="00B43088">
        <w:rPr>
          <w:rFonts w:ascii="Times New Roman" w:eastAsia="Times New Roman" w:hAnsi="Times New Roman" w:cs="Times New Roman"/>
          <w:sz w:val="24"/>
          <w:szCs w:val="24"/>
        </w:rPr>
        <w:t>Dubé</w:t>
      </w:r>
      <w:proofErr w:type="spellEnd"/>
      <w:r w:rsidRPr="00B43088">
        <w:rPr>
          <w:rFonts w:ascii="Times New Roman" w:eastAsia="Times New Roman" w:hAnsi="Times New Roman" w:cs="Times New Roman"/>
          <w:sz w:val="24"/>
          <w:szCs w:val="24"/>
        </w:rPr>
        <w:t xml:space="preserve"> S, </w:t>
      </w:r>
      <w:proofErr w:type="spellStart"/>
      <w:r w:rsidRPr="00B43088">
        <w:rPr>
          <w:rFonts w:ascii="Times New Roman" w:eastAsia="Times New Roman" w:hAnsi="Times New Roman" w:cs="Times New Roman"/>
          <w:sz w:val="24"/>
          <w:szCs w:val="24"/>
        </w:rPr>
        <w:t>Busse</w:t>
      </w:r>
      <w:proofErr w:type="spellEnd"/>
      <w:r w:rsidRPr="00B43088">
        <w:rPr>
          <w:rFonts w:ascii="Times New Roman" w:eastAsia="Times New Roman" w:hAnsi="Times New Roman" w:cs="Times New Roman"/>
          <w:sz w:val="24"/>
          <w:szCs w:val="24"/>
        </w:rPr>
        <w:t xml:space="preserve"> M, Fleming R, Hazlett P, Webster KL, Morris D, Scott DA,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2017. Biogeography and organic matter removal shape long-term effects of timber harvesting on forest soil microbial communities. The ISME Journal 11:2552–2568.</w:t>
      </w:r>
    </w:p>
    <w:p w14:paraId="13F7CD9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Leung HTC, Maas KR, Wilhelm RC,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2016. Long-term effects of timber harvesting on hemicellulolytic microbial populations in coniferous forest soils. The ISME Journal 10:363–375.</w:t>
      </w:r>
    </w:p>
    <w:p w14:paraId="2496848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lastRenderedPageBreak/>
        <w:t xml:space="preserve">Wilhelm RC, Cardenas E, Leung H, </w:t>
      </w:r>
      <w:proofErr w:type="spellStart"/>
      <w:r w:rsidRPr="00B43088">
        <w:rPr>
          <w:rFonts w:ascii="Times New Roman" w:eastAsia="Times New Roman" w:hAnsi="Times New Roman" w:cs="Times New Roman"/>
          <w:sz w:val="24"/>
          <w:szCs w:val="24"/>
        </w:rPr>
        <w:t>Szeitz</w:t>
      </w:r>
      <w:proofErr w:type="spellEnd"/>
      <w:r w:rsidRPr="00B43088">
        <w:rPr>
          <w:rFonts w:ascii="Times New Roman" w:eastAsia="Times New Roman" w:hAnsi="Times New Roman" w:cs="Times New Roman"/>
          <w:sz w:val="24"/>
          <w:szCs w:val="24"/>
        </w:rPr>
        <w:t xml:space="preserve"> A, Jensen LD, </w:t>
      </w:r>
      <w:proofErr w:type="spellStart"/>
      <w:r w:rsidRPr="00B43088">
        <w:rPr>
          <w:rFonts w:ascii="Times New Roman" w:eastAsia="Times New Roman" w:hAnsi="Times New Roman" w:cs="Times New Roman"/>
          <w:sz w:val="24"/>
          <w:szCs w:val="24"/>
        </w:rPr>
        <w:t>Mohn</w:t>
      </w:r>
      <w:proofErr w:type="spellEnd"/>
      <w:r w:rsidRPr="00B43088">
        <w:rPr>
          <w:rFonts w:ascii="Times New Roman" w:eastAsia="Times New Roman" w:hAnsi="Times New Roman" w:cs="Times New Roman"/>
          <w:sz w:val="24"/>
          <w:szCs w:val="24"/>
        </w:rPr>
        <w:t xml:space="preserve"> WW. 2017. Long-Term Enrichment of Stress-Tolerant Cellulolytic Soil Populations following Timber Harvesting Evidenced by Multi-</w:t>
      </w:r>
      <w:proofErr w:type="spellStart"/>
      <w:r w:rsidRPr="00B43088">
        <w:rPr>
          <w:rFonts w:ascii="Times New Roman" w:eastAsia="Times New Roman" w:hAnsi="Times New Roman" w:cs="Times New Roman"/>
          <w:sz w:val="24"/>
          <w:szCs w:val="24"/>
        </w:rPr>
        <w:t>Omic</w:t>
      </w:r>
      <w:proofErr w:type="spellEnd"/>
      <w:r w:rsidRPr="00B43088">
        <w:rPr>
          <w:rFonts w:ascii="Times New Roman" w:eastAsia="Times New Roman" w:hAnsi="Times New Roman" w:cs="Times New Roman"/>
          <w:sz w:val="24"/>
          <w:szCs w:val="24"/>
        </w:rPr>
        <w:t xml:space="preserve"> Stable Isotope Probing. Frontiers in Microbiology </w:t>
      </w:r>
    </w:p>
    <w:p w14:paraId="3D660542"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Chen X, Nguyen J, Chan R. 2021. Annual precipitation and soil moisture level strongly associate with the bacterial community structure in Interior Douglas-fir and Sub-Boreal Spruce ecozones in British Columbia. UJEMI+. 7:1-12.</w:t>
      </w:r>
    </w:p>
    <w:p w14:paraId="0DE477E4"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An S, Gill P, Park B, Williams C. 2021. Weak correlations between soil properties and bacterial diversity at reforested sites in North America. UJEMI.  26:1-10.</w:t>
      </w:r>
    </w:p>
    <w:p w14:paraId="10D8212D"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Burckhardt J, Dorner A, </w:t>
      </w:r>
      <w:proofErr w:type="spellStart"/>
      <w:r w:rsidRPr="00B43088">
        <w:rPr>
          <w:rFonts w:ascii="Times New Roman" w:eastAsia="Times New Roman" w:hAnsi="Times New Roman" w:cs="Times New Roman"/>
          <w:sz w:val="24"/>
          <w:szCs w:val="24"/>
        </w:rPr>
        <w:t>Breden</w:t>
      </w:r>
      <w:proofErr w:type="spellEnd"/>
      <w:r w:rsidRPr="00B43088">
        <w:rPr>
          <w:rFonts w:ascii="Times New Roman" w:eastAsia="Times New Roman" w:hAnsi="Times New Roman" w:cs="Times New Roman"/>
          <w:sz w:val="24"/>
          <w:szCs w:val="24"/>
        </w:rPr>
        <w:t xml:space="preserve"> C, Liang D. 2021. Differences in organic matter removal treatments do not influence soil microbial diversity in British Columbia managed forests. UJEMI. 26:1-13.</w:t>
      </w:r>
    </w:p>
    <w:p w14:paraId="4E7D696E"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Pitblado M, Kowalski S, </w:t>
      </w:r>
      <w:proofErr w:type="spellStart"/>
      <w:r w:rsidRPr="00B43088">
        <w:rPr>
          <w:rFonts w:ascii="Times New Roman" w:eastAsia="Times New Roman" w:hAnsi="Times New Roman" w:cs="Times New Roman"/>
          <w:sz w:val="24"/>
          <w:szCs w:val="24"/>
        </w:rPr>
        <w:t>Vaz</w:t>
      </w:r>
      <w:proofErr w:type="spellEnd"/>
      <w:r w:rsidRPr="00B43088">
        <w:rPr>
          <w:rFonts w:ascii="Times New Roman" w:eastAsia="Times New Roman" w:hAnsi="Times New Roman" w:cs="Times New Roman"/>
          <w:sz w:val="24"/>
          <w:szCs w:val="24"/>
        </w:rPr>
        <w:t xml:space="preserve"> E, Wilson A. 2021. Soil abiotic factors are not consistently associated with microbial diversity or organic matter removal intensity in regions of long-term reforestation. UJEMI. 26:1-13.</w:t>
      </w:r>
    </w:p>
    <w:p w14:paraId="3C426FA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Gawol</w:t>
      </w:r>
      <w:proofErr w:type="spellEnd"/>
      <w:r w:rsidRPr="00B43088">
        <w:rPr>
          <w:rFonts w:ascii="Times New Roman" w:eastAsia="Times New Roman" w:hAnsi="Times New Roman" w:cs="Times New Roman"/>
          <w:sz w:val="24"/>
          <w:szCs w:val="24"/>
        </w:rPr>
        <w:t xml:space="preserve"> D, </w:t>
      </w:r>
      <w:proofErr w:type="spellStart"/>
      <w:r w:rsidRPr="00B43088">
        <w:rPr>
          <w:rFonts w:ascii="Times New Roman" w:eastAsia="Times New Roman" w:hAnsi="Times New Roman" w:cs="Times New Roman"/>
          <w:sz w:val="24"/>
          <w:szCs w:val="24"/>
        </w:rPr>
        <w:t>Nichvolodoff</w:t>
      </w:r>
      <w:proofErr w:type="spellEnd"/>
      <w:r w:rsidRPr="00B43088">
        <w:rPr>
          <w:rFonts w:ascii="Times New Roman" w:eastAsia="Times New Roman" w:hAnsi="Times New Roman" w:cs="Times New Roman"/>
          <w:sz w:val="24"/>
          <w:szCs w:val="24"/>
        </w:rPr>
        <w:t xml:space="preserve"> T, Floyd R. 2022. Carbon to nitrogen ratios influence microbial diversity in the soil of interior Douglas-fir forests in British Columbia. UJEMI. 27:1-12.</w:t>
      </w:r>
    </w:p>
    <w:p w14:paraId="5BC18F6A"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Hartemink</w:t>
      </w:r>
      <w:proofErr w:type="spellEnd"/>
      <w:r w:rsidRPr="00B43088">
        <w:rPr>
          <w:rFonts w:ascii="Times New Roman" w:eastAsia="Times New Roman" w:hAnsi="Times New Roman" w:cs="Times New Roman"/>
          <w:sz w:val="24"/>
          <w:szCs w:val="24"/>
        </w:rPr>
        <w:t xml:space="preserve"> AE, Zhang Y, </w:t>
      </w:r>
      <w:proofErr w:type="spellStart"/>
      <w:r w:rsidRPr="00B43088">
        <w:rPr>
          <w:rFonts w:ascii="Times New Roman" w:eastAsia="Times New Roman" w:hAnsi="Times New Roman" w:cs="Times New Roman"/>
          <w:sz w:val="24"/>
          <w:szCs w:val="24"/>
        </w:rPr>
        <w:t>Bockheim</w:t>
      </w:r>
      <w:proofErr w:type="spellEnd"/>
      <w:r w:rsidRPr="00B43088">
        <w:rPr>
          <w:rFonts w:ascii="Times New Roman" w:eastAsia="Times New Roman" w:hAnsi="Times New Roman" w:cs="Times New Roman"/>
          <w:sz w:val="24"/>
          <w:szCs w:val="24"/>
        </w:rPr>
        <w:t xml:space="preserve"> JG, </w:t>
      </w:r>
      <w:proofErr w:type="spellStart"/>
      <w:r w:rsidRPr="00B43088">
        <w:rPr>
          <w:rFonts w:ascii="Times New Roman" w:eastAsia="Times New Roman" w:hAnsi="Times New Roman" w:cs="Times New Roman"/>
          <w:sz w:val="24"/>
          <w:szCs w:val="24"/>
        </w:rPr>
        <w:t>Curi</w:t>
      </w:r>
      <w:proofErr w:type="spellEnd"/>
      <w:r w:rsidRPr="00B43088">
        <w:rPr>
          <w:rFonts w:ascii="Times New Roman" w:eastAsia="Times New Roman" w:hAnsi="Times New Roman" w:cs="Times New Roman"/>
          <w:sz w:val="24"/>
          <w:szCs w:val="24"/>
        </w:rPr>
        <w:t xml:space="preserve"> N, Silva SHG, </w:t>
      </w:r>
      <w:proofErr w:type="spellStart"/>
      <w:r w:rsidRPr="00B43088">
        <w:rPr>
          <w:rFonts w:ascii="Times New Roman" w:eastAsia="Times New Roman" w:hAnsi="Times New Roman" w:cs="Times New Roman"/>
          <w:sz w:val="24"/>
          <w:szCs w:val="24"/>
        </w:rPr>
        <w:t>Grauer</w:t>
      </w:r>
      <w:proofErr w:type="spellEnd"/>
      <w:r w:rsidRPr="00B43088">
        <w:rPr>
          <w:rFonts w:ascii="Times New Roman" w:eastAsia="Times New Roman" w:hAnsi="Times New Roman" w:cs="Times New Roman"/>
          <w:sz w:val="24"/>
          <w:szCs w:val="24"/>
        </w:rPr>
        <w:t xml:space="preserve">-Gray J, Lowe DJ, </w:t>
      </w:r>
      <w:proofErr w:type="spellStart"/>
      <w:r w:rsidRPr="00B43088">
        <w:rPr>
          <w:rFonts w:ascii="Times New Roman" w:eastAsia="Times New Roman" w:hAnsi="Times New Roman" w:cs="Times New Roman"/>
          <w:sz w:val="24"/>
          <w:szCs w:val="24"/>
        </w:rPr>
        <w:t>Krasilnikov</w:t>
      </w:r>
      <w:proofErr w:type="spellEnd"/>
      <w:r w:rsidRPr="00B43088">
        <w:rPr>
          <w:rFonts w:ascii="Times New Roman" w:eastAsia="Times New Roman" w:hAnsi="Times New Roman" w:cs="Times New Roman"/>
          <w:sz w:val="24"/>
          <w:szCs w:val="24"/>
        </w:rPr>
        <w:t xml:space="preserve"> P. 2020. Chapter Three - Soil horizon variation: A review, p. 125–185. </w:t>
      </w:r>
      <w:r w:rsidRPr="00B43088">
        <w:rPr>
          <w:rFonts w:ascii="Times New Roman" w:eastAsia="Times New Roman" w:hAnsi="Times New Roman" w:cs="Times New Roman"/>
          <w:i/>
          <w:sz w:val="24"/>
          <w:szCs w:val="24"/>
        </w:rPr>
        <w:t>In</w:t>
      </w:r>
      <w:r w:rsidRPr="00B43088">
        <w:rPr>
          <w:rFonts w:ascii="Times New Roman" w:eastAsia="Times New Roman" w:hAnsi="Times New Roman" w:cs="Times New Roman"/>
          <w:sz w:val="24"/>
          <w:szCs w:val="24"/>
        </w:rPr>
        <w:t xml:space="preserve"> Sparks, DL (ed.), Advances in Agronomy. Academic Press.</w:t>
      </w:r>
    </w:p>
    <w:p w14:paraId="2BA7AF20"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Tripathi BM, Kim1 HM, Jung JY, Nam S, Ju HT, Kim M, Lee YK. 2019. Distinct Taxonomic and Functional Profiles of the Microbiome Associated With Different Soil Horizons of a Moist Tussock Tundra in Alaska. Frontiers in Microbiology 10.</w:t>
      </w:r>
    </w:p>
    <w:p w14:paraId="5AF61B64"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lastRenderedPageBreak/>
        <w:t>Martin JP, Haider K. 1971. Microbial Activity in Relation to Soil Humus Formation. Soil Science 111.</w:t>
      </w:r>
    </w:p>
    <w:p w14:paraId="2E85B11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Burger DJ, </w:t>
      </w:r>
      <w:proofErr w:type="spellStart"/>
      <w:r w:rsidRPr="00B43088">
        <w:rPr>
          <w:rFonts w:ascii="Times New Roman" w:eastAsia="Times New Roman" w:hAnsi="Times New Roman" w:cs="Times New Roman"/>
          <w:sz w:val="24"/>
          <w:szCs w:val="24"/>
        </w:rPr>
        <w:t>Bauke</w:t>
      </w:r>
      <w:proofErr w:type="spellEnd"/>
      <w:r w:rsidRPr="00B43088">
        <w:rPr>
          <w:rFonts w:ascii="Times New Roman" w:eastAsia="Times New Roman" w:hAnsi="Times New Roman" w:cs="Times New Roman"/>
          <w:sz w:val="24"/>
          <w:szCs w:val="24"/>
        </w:rPr>
        <w:t xml:space="preserve"> SL, </w:t>
      </w:r>
      <w:proofErr w:type="spellStart"/>
      <w:r w:rsidRPr="00B43088">
        <w:rPr>
          <w:rFonts w:ascii="Times New Roman" w:eastAsia="Times New Roman" w:hAnsi="Times New Roman" w:cs="Times New Roman"/>
          <w:sz w:val="24"/>
          <w:szCs w:val="24"/>
        </w:rPr>
        <w:t>Amelung</w:t>
      </w:r>
      <w:proofErr w:type="spellEnd"/>
      <w:r w:rsidRPr="00B43088">
        <w:rPr>
          <w:rFonts w:ascii="Times New Roman" w:eastAsia="Times New Roman" w:hAnsi="Times New Roman" w:cs="Times New Roman"/>
          <w:sz w:val="24"/>
          <w:szCs w:val="24"/>
        </w:rPr>
        <w:t xml:space="preserve"> W, Sommer M. 2023. Fast agricultural topsoil re-formation after complete topsoil loss – Evidence from a unique historical field experiment. </w:t>
      </w:r>
      <w:proofErr w:type="spellStart"/>
      <w:r w:rsidRPr="00B43088">
        <w:rPr>
          <w:rFonts w:ascii="Times New Roman" w:eastAsia="Times New Roman" w:hAnsi="Times New Roman" w:cs="Times New Roman"/>
          <w:sz w:val="24"/>
          <w:szCs w:val="24"/>
        </w:rPr>
        <w:t>Geoderma</w:t>
      </w:r>
      <w:proofErr w:type="spellEnd"/>
      <w:r w:rsidRPr="00B43088">
        <w:rPr>
          <w:rFonts w:ascii="Times New Roman" w:eastAsia="Times New Roman" w:hAnsi="Times New Roman" w:cs="Times New Roman"/>
          <w:sz w:val="24"/>
          <w:szCs w:val="24"/>
        </w:rPr>
        <w:t xml:space="preserve"> 434:116492.</w:t>
      </w:r>
    </w:p>
    <w:p w14:paraId="59E73FBB"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Yarwood</w:t>
      </w:r>
      <w:proofErr w:type="spellEnd"/>
      <w:r w:rsidRPr="00B43088">
        <w:rPr>
          <w:rFonts w:ascii="Times New Roman" w:eastAsia="Times New Roman" w:hAnsi="Times New Roman" w:cs="Times New Roman"/>
          <w:sz w:val="24"/>
          <w:szCs w:val="24"/>
        </w:rPr>
        <w:t xml:space="preserve"> SA, Bottomley PJ, </w:t>
      </w:r>
      <w:proofErr w:type="spellStart"/>
      <w:r w:rsidRPr="00B43088">
        <w:rPr>
          <w:rFonts w:ascii="Times New Roman" w:eastAsia="Times New Roman" w:hAnsi="Times New Roman" w:cs="Times New Roman"/>
          <w:sz w:val="24"/>
          <w:szCs w:val="24"/>
        </w:rPr>
        <w:t>Myrold</w:t>
      </w:r>
      <w:proofErr w:type="spellEnd"/>
      <w:r w:rsidRPr="00B43088">
        <w:rPr>
          <w:rFonts w:ascii="Times New Roman" w:eastAsia="Times New Roman" w:hAnsi="Times New Roman" w:cs="Times New Roman"/>
          <w:sz w:val="24"/>
          <w:szCs w:val="24"/>
        </w:rPr>
        <w:t xml:space="preserve"> DD. 2010. Soil Microbial Communities Associated with Douglas-fir and Red Alder Stands at High- and Low-Productivity Forest Sites in Oregon, USA. Microbial Ecology 60:606–617.</w:t>
      </w:r>
    </w:p>
    <w:p w14:paraId="1784BF4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Callahan B, </w:t>
      </w:r>
      <w:proofErr w:type="spellStart"/>
      <w:r w:rsidRPr="00B43088">
        <w:rPr>
          <w:rFonts w:ascii="Times New Roman" w:eastAsia="Times New Roman" w:hAnsi="Times New Roman" w:cs="Times New Roman"/>
          <w:sz w:val="24"/>
          <w:szCs w:val="24"/>
        </w:rPr>
        <w:t>McMurdie</w:t>
      </w:r>
      <w:proofErr w:type="spellEnd"/>
      <w:r w:rsidRPr="00B43088">
        <w:rPr>
          <w:rFonts w:ascii="Times New Roman" w:eastAsia="Times New Roman" w:hAnsi="Times New Roman" w:cs="Times New Roman"/>
          <w:sz w:val="24"/>
          <w:szCs w:val="24"/>
        </w:rPr>
        <w:t xml:space="preserve"> P, Rosen M, Han A, Johnson A, Holmes S. 2016. DADA2: High-resolution sample inference from Illumina amplicon data. Nature Methods 13: 581-583</w:t>
      </w:r>
    </w:p>
    <w:p w14:paraId="5AA9DDAE"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Bolyen</w:t>
      </w:r>
      <w:proofErr w:type="spellEnd"/>
      <w:r w:rsidRPr="00B43088">
        <w:rPr>
          <w:rFonts w:ascii="Times New Roman" w:eastAsia="Times New Roman" w:hAnsi="Times New Roman" w:cs="Times New Roman"/>
          <w:sz w:val="24"/>
          <w:szCs w:val="24"/>
        </w:rPr>
        <w:t xml:space="preserve"> E, Rideout JR, Dillon MR, </w:t>
      </w:r>
      <w:proofErr w:type="spellStart"/>
      <w:r w:rsidRPr="00B43088">
        <w:rPr>
          <w:rFonts w:ascii="Times New Roman" w:eastAsia="Times New Roman" w:hAnsi="Times New Roman" w:cs="Times New Roman"/>
          <w:sz w:val="24"/>
          <w:szCs w:val="24"/>
        </w:rPr>
        <w:t>Bokulich</w:t>
      </w:r>
      <w:proofErr w:type="spellEnd"/>
      <w:r w:rsidRPr="00B43088">
        <w:rPr>
          <w:rFonts w:ascii="Times New Roman" w:eastAsia="Times New Roman" w:hAnsi="Times New Roman" w:cs="Times New Roman"/>
          <w:sz w:val="24"/>
          <w:szCs w:val="24"/>
        </w:rPr>
        <w:t xml:space="preserve"> NA, </w:t>
      </w:r>
      <w:proofErr w:type="spellStart"/>
      <w:r w:rsidRPr="00B43088">
        <w:rPr>
          <w:rFonts w:ascii="Times New Roman" w:eastAsia="Times New Roman" w:hAnsi="Times New Roman" w:cs="Times New Roman"/>
          <w:sz w:val="24"/>
          <w:szCs w:val="24"/>
        </w:rPr>
        <w:t>Abnet</w:t>
      </w:r>
      <w:proofErr w:type="spellEnd"/>
      <w:r w:rsidRPr="00B43088">
        <w:rPr>
          <w:rFonts w:ascii="Times New Roman" w:eastAsia="Times New Roman" w:hAnsi="Times New Roman" w:cs="Times New Roman"/>
          <w:sz w:val="24"/>
          <w:szCs w:val="24"/>
        </w:rPr>
        <w:t xml:space="preserve"> CC, Al-</w:t>
      </w:r>
      <w:proofErr w:type="spellStart"/>
      <w:r w:rsidRPr="00B43088">
        <w:rPr>
          <w:rFonts w:ascii="Times New Roman" w:eastAsia="Times New Roman" w:hAnsi="Times New Roman" w:cs="Times New Roman"/>
          <w:sz w:val="24"/>
          <w:szCs w:val="24"/>
        </w:rPr>
        <w:t>Ghalith</w:t>
      </w:r>
      <w:proofErr w:type="spellEnd"/>
      <w:r w:rsidRPr="00B43088">
        <w:rPr>
          <w:rFonts w:ascii="Times New Roman" w:eastAsia="Times New Roman" w:hAnsi="Times New Roman" w:cs="Times New Roman"/>
          <w:sz w:val="24"/>
          <w:szCs w:val="24"/>
        </w:rPr>
        <w:t xml:space="preserve"> GA, Alexander H, </w:t>
      </w:r>
      <w:proofErr w:type="spellStart"/>
      <w:r w:rsidRPr="00B43088">
        <w:rPr>
          <w:rFonts w:ascii="Times New Roman" w:eastAsia="Times New Roman" w:hAnsi="Times New Roman" w:cs="Times New Roman"/>
          <w:sz w:val="24"/>
          <w:szCs w:val="24"/>
        </w:rPr>
        <w:t>Alm</w:t>
      </w:r>
      <w:proofErr w:type="spellEnd"/>
      <w:r w:rsidRPr="00B43088">
        <w:rPr>
          <w:rFonts w:ascii="Times New Roman" w:eastAsia="Times New Roman" w:hAnsi="Times New Roman" w:cs="Times New Roman"/>
          <w:sz w:val="24"/>
          <w:szCs w:val="24"/>
        </w:rPr>
        <w:t xml:space="preserve"> EJ, Arumugam M, </w:t>
      </w:r>
      <w:proofErr w:type="spellStart"/>
      <w:r w:rsidRPr="00B43088">
        <w:rPr>
          <w:rFonts w:ascii="Times New Roman" w:eastAsia="Times New Roman" w:hAnsi="Times New Roman" w:cs="Times New Roman"/>
          <w:sz w:val="24"/>
          <w:szCs w:val="24"/>
        </w:rPr>
        <w:t>Asnicar</w:t>
      </w:r>
      <w:proofErr w:type="spellEnd"/>
      <w:r w:rsidRPr="00B43088">
        <w:rPr>
          <w:rFonts w:ascii="Times New Roman" w:eastAsia="Times New Roman" w:hAnsi="Times New Roman" w:cs="Times New Roman"/>
          <w:sz w:val="24"/>
          <w:szCs w:val="24"/>
        </w:rPr>
        <w:t xml:space="preserve"> F, Bai Y, </w:t>
      </w:r>
      <w:proofErr w:type="spellStart"/>
      <w:r w:rsidRPr="00B43088">
        <w:rPr>
          <w:rFonts w:ascii="Times New Roman" w:eastAsia="Times New Roman" w:hAnsi="Times New Roman" w:cs="Times New Roman"/>
          <w:sz w:val="24"/>
          <w:szCs w:val="24"/>
        </w:rPr>
        <w:t>Bisanz</w:t>
      </w:r>
      <w:proofErr w:type="spellEnd"/>
      <w:r w:rsidRPr="00B43088">
        <w:rPr>
          <w:rFonts w:ascii="Times New Roman" w:eastAsia="Times New Roman" w:hAnsi="Times New Roman" w:cs="Times New Roman"/>
          <w:sz w:val="24"/>
          <w:szCs w:val="24"/>
        </w:rPr>
        <w:t xml:space="preserve"> JE, </w:t>
      </w:r>
      <w:proofErr w:type="spellStart"/>
      <w:r w:rsidRPr="00B43088">
        <w:rPr>
          <w:rFonts w:ascii="Times New Roman" w:eastAsia="Times New Roman" w:hAnsi="Times New Roman" w:cs="Times New Roman"/>
          <w:sz w:val="24"/>
          <w:szCs w:val="24"/>
        </w:rPr>
        <w:t>Bittinger</w:t>
      </w:r>
      <w:proofErr w:type="spellEnd"/>
      <w:r w:rsidRPr="00B43088">
        <w:rPr>
          <w:rFonts w:ascii="Times New Roman" w:eastAsia="Times New Roman" w:hAnsi="Times New Roman" w:cs="Times New Roman"/>
          <w:sz w:val="24"/>
          <w:szCs w:val="24"/>
        </w:rPr>
        <w:t xml:space="preserve"> K, </w:t>
      </w:r>
      <w:proofErr w:type="spellStart"/>
      <w:r w:rsidRPr="00B43088">
        <w:rPr>
          <w:rFonts w:ascii="Times New Roman" w:eastAsia="Times New Roman" w:hAnsi="Times New Roman" w:cs="Times New Roman"/>
          <w:sz w:val="24"/>
          <w:szCs w:val="24"/>
        </w:rPr>
        <w:t>Brejnrod</w:t>
      </w:r>
      <w:proofErr w:type="spellEnd"/>
      <w:r w:rsidRPr="00B43088">
        <w:rPr>
          <w:rFonts w:ascii="Times New Roman" w:eastAsia="Times New Roman" w:hAnsi="Times New Roman" w:cs="Times New Roman"/>
          <w:sz w:val="24"/>
          <w:szCs w:val="24"/>
        </w:rPr>
        <w:t xml:space="preserve"> A, </w:t>
      </w:r>
      <w:proofErr w:type="spellStart"/>
      <w:r w:rsidRPr="00B43088">
        <w:rPr>
          <w:rFonts w:ascii="Times New Roman" w:eastAsia="Times New Roman" w:hAnsi="Times New Roman" w:cs="Times New Roman"/>
          <w:sz w:val="24"/>
          <w:szCs w:val="24"/>
        </w:rPr>
        <w:t>Brislawn</w:t>
      </w:r>
      <w:proofErr w:type="spellEnd"/>
      <w:r w:rsidRPr="00B43088">
        <w:rPr>
          <w:rFonts w:ascii="Times New Roman" w:eastAsia="Times New Roman" w:hAnsi="Times New Roman" w:cs="Times New Roman"/>
          <w:sz w:val="24"/>
          <w:szCs w:val="24"/>
        </w:rPr>
        <w:t xml:space="preserve"> CJ, Brown CT, Callahan BJ, Caraballo-Rodríguez AM, Chase J, Cope EK, Da Silva R, Diener C, </w:t>
      </w:r>
      <w:proofErr w:type="spellStart"/>
      <w:r w:rsidRPr="00B43088">
        <w:rPr>
          <w:rFonts w:ascii="Times New Roman" w:eastAsia="Times New Roman" w:hAnsi="Times New Roman" w:cs="Times New Roman"/>
          <w:sz w:val="24"/>
          <w:szCs w:val="24"/>
        </w:rPr>
        <w:t>Dorrestein</w:t>
      </w:r>
      <w:proofErr w:type="spellEnd"/>
      <w:r w:rsidRPr="00B43088">
        <w:rPr>
          <w:rFonts w:ascii="Times New Roman" w:eastAsia="Times New Roman" w:hAnsi="Times New Roman" w:cs="Times New Roman"/>
          <w:sz w:val="24"/>
          <w:szCs w:val="24"/>
        </w:rPr>
        <w:t xml:space="preserve"> PC, Douglas GM, </w:t>
      </w:r>
      <w:proofErr w:type="spellStart"/>
      <w:r w:rsidRPr="00B43088">
        <w:rPr>
          <w:rFonts w:ascii="Times New Roman" w:eastAsia="Times New Roman" w:hAnsi="Times New Roman" w:cs="Times New Roman"/>
          <w:sz w:val="24"/>
          <w:szCs w:val="24"/>
        </w:rPr>
        <w:t>Durall</w:t>
      </w:r>
      <w:proofErr w:type="spellEnd"/>
      <w:r w:rsidRPr="00B43088">
        <w:rPr>
          <w:rFonts w:ascii="Times New Roman" w:eastAsia="Times New Roman" w:hAnsi="Times New Roman" w:cs="Times New Roman"/>
          <w:sz w:val="24"/>
          <w:szCs w:val="24"/>
        </w:rPr>
        <w:t xml:space="preserve"> DM, </w:t>
      </w:r>
      <w:proofErr w:type="spellStart"/>
      <w:r w:rsidRPr="00B43088">
        <w:rPr>
          <w:rFonts w:ascii="Times New Roman" w:eastAsia="Times New Roman" w:hAnsi="Times New Roman" w:cs="Times New Roman"/>
          <w:sz w:val="24"/>
          <w:szCs w:val="24"/>
        </w:rPr>
        <w:t>Duvallet</w:t>
      </w:r>
      <w:proofErr w:type="spellEnd"/>
      <w:r w:rsidRPr="00B43088">
        <w:rPr>
          <w:rFonts w:ascii="Times New Roman" w:eastAsia="Times New Roman" w:hAnsi="Times New Roman" w:cs="Times New Roman"/>
          <w:sz w:val="24"/>
          <w:szCs w:val="24"/>
        </w:rPr>
        <w:t xml:space="preserve"> C, Edwardson CF, Ernst M, </w:t>
      </w:r>
      <w:proofErr w:type="spellStart"/>
      <w:r w:rsidRPr="00B43088">
        <w:rPr>
          <w:rFonts w:ascii="Times New Roman" w:eastAsia="Times New Roman" w:hAnsi="Times New Roman" w:cs="Times New Roman"/>
          <w:sz w:val="24"/>
          <w:szCs w:val="24"/>
        </w:rPr>
        <w:t>Estaki</w:t>
      </w:r>
      <w:proofErr w:type="spellEnd"/>
      <w:r w:rsidRPr="00B43088">
        <w:rPr>
          <w:rFonts w:ascii="Times New Roman" w:eastAsia="Times New Roman" w:hAnsi="Times New Roman" w:cs="Times New Roman"/>
          <w:sz w:val="24"/>
          <w:szCs w:val="24"/>
        </w:rPr>
        <w:t xml:space="preserve"> M, </w:t>
      </w:r>
      <w:proofErr w:type="spellStart"/>
      <w:r w:rsidRPr="00B43088">
        <w:rPr>
          <w:rFonts w:ascii="Times New Roman" w:eastAsia="Times New Roman" w:hAnsi="Times New Roman" w:cs="Times New Roman"/>
          <w:sz w:val="24"/>
          <w:szCs w:val="24"/>
        </w:rPr>
        <w:t>Fouquier</w:t>
      </w:r>
      <w:proofErr w:type="spellEnd"/>
      <w:r w:rsidRPr="00B43088">
        <w:rPr>
          <w:rFonts w:ascii="Times New Roman" w:eastAsia="Times New Roman" w:hAnsi="Times New Roman" w:cs="Times New Roman"/>
          <w:sz w:val="24"/>
          <w:szCs w:val="24"/>
        </w:rPr>
        <w:t xml:space="preserve"> J, </w:t>
      </w:r>
      <w:proofErr w:type="spellStart"/>
      <w:r w:rsidRPr="00B43088">
        <w:rPr>
          <w:rFonts w:ascii="Times New Roman" w:eastAsia="Times New Roman" w:hAnsi="Times New Roman" w:cs="Times New Roman"/>
          <w:sz w:val="24"/>
          <w:szCs w:val="24"/>
        </w:rPr>
        <w:t>Gauglitz</w:t>
      </w:r>
      <w:proofErr w:type="spellEnd"/>
      <w:r w:rsidRPr="00B43088">
        <w:rPr>
          <w:rFonts w:ascii="Times New Roman" w:eastAsia="Times New Roman" w:hAnsi="Times New Roman" w:cs="Times New Roman"/>
          <w:sz w:val="24"/>
          <w:szCs w:val="24"/>
        </w:rPr>
        <w:t xml:space="preserve"> JM, Gibbons SM, Gibson DL, Gonzalez A, </w:t>
      </w:r>
      <w:proofErr w:type="spellStart"/>
      <w:r w:rsidRPr="00B43088">
        <w:rPr>
          <w:rFonts w:ascii="Times New Roman" w:eastAsia="Times New Roman" w:hAnsi="Times New Roman" w:cs="Times New Roman"/>
          <w:sz w:val="24"/>
          <w:szCs w:val="24"/>
        </w:rPr>
        <w:t>Gorlick</w:t>
      </w:r>
      <w:proofErr w:type="spellEnd"/>
      <w:r w:rsidRPr="00B43088">
        <w:rPr>
          <w:rFonts w:ascii="Times New Roman" w:eastAsia="Times New Roman" w:hAnsi="Times New Roman" w:cs="Times New Roman"/>
          <w:sz w:val="24"/>
          <w:szCs w:val="24"/>
        </w:rPr>
        <w:t xml:space="preserve"> K, Guo J, </w:t>
      </w:r>
      <w:proofErr w:type="spellStart"/>
      <w:r w:rsidRPr="00B43088">
        <w:rPr>
          <w:rFonts w:ascii="Times New Roman" w:eastAsia="Times New Roman" w:hAnsi="Times New Roman" w:cs="Times New Roman"/>
          <w:sz w:val="24"/>
          <w:szCs w:val="24"/>
        </w:rPr>
        <w:t>Hillmann</w:t>
      </w:r>
      <w:proofErr w:type="spellEnd"/>
      <w:r w:rsidRPr="00B43088">
        <w:rPr>
          <w:rFonts w:ascii="Times New Roman" w:eastAsia="Times New Roman" w:hAnsi="Times New Roman" w:cs="Times New Roman"/>
          <w:sz w:val="24"/>
          <w:szCs w:val="24"/>
        </w:rPr>
        <w:t xml:space="preserve"> B, Holmes S, </w:t>
      </w:r>
      <w:proofErr w:type="spellStart"/>
      <w:r w:rsidRPr="00B43088">
        <w:rPr>
          <w:rFonts w:ascii="Times New Roman" w:eastAsia="Times New Roman" w:hAnsi="Times New Roman" w:cs="Times New Roman"/>
          <w:sz w:val="24"/>
          <w:szCs w:val="24"/>
        </w:rPr>
        <w:t>Holste</w:t>
      </w:r>
      <w:proofErr w:type="spellEnd"/>
      <w:r w:rsidRPr="00B43088">
        <w:rPr>
          <w:rFonts w:ascii="Times New Roman" w:eastAsia="Times New Roman" w:hAnsi="Times New Roman" w:cs="Times New Roman"/>
          <w:sz w:val="24"/>
          <w:szCs w:val="24"/>
        </w:rPr>
        <w:t xml:space="preserve"> H, </w:t>
      </w:r>
      <w:proofErr w:type="spellStart"/>
      <w:r w:rsidRPr="00B43088">
        <w:rPr>
          <w:rFonts w:ascii="Times New Roman" w:eastAsia="Times New Roman" w:hAnsi="Times New Roman" w:cs="Times New Roman"/>
          <w:sz w:val="24"/>
          <w:szCs w:val="24"/>
        </w:rPr>
        <w:t>Huttenhower</w:t>
      </w:r>
      <w:proofErr w:type="spellEnd"/>
      <w:r w:rsidRPr="00B43088">
        <w:rPr>
          <w:rFonts w:ascii="Times New Roman" w:eastAsia="Times New Roman" w:hAnsi="Times New Roman" w:cs="Times New Roman"/>
          <w:sz w:val="24"/>
          <w:szCs w:val="24"/>
        </w:rPr>
        <w:t xml:space="preserve"> C, </w:t>
      </w:r>
      <w:proofErr w:type="spellStart"/>
      <w:r w:rsidRPr="00B43088">
        <w:rPr>
          <w:rFonts w:ascii="Times New Roman" w:eastAsia="Times New Roman" w:hAnsi="Times New Roman" w:cs="Times New Roman"/>
          <w:sz w:val="24"/>
          <w:szCs w:val="24"/>
        </w:rPr>
        <w:t>Huttley</w:t>
      </w:r>
      <w:proofErr w:type="spellEnd"/>
      <w:r w:rsidRPr="00B43088">
        <w:rPr>
          <w:rFonts w:ascii="Times New Roman" w:eastAsia="Times New Roman" w:hAnsi="Times New Roman" w:cs="Times New Roman"/>
          <w:sz w:val="24"/>
          <w:szCs w:val="24"/>
        </w:rPr>
        <w:t xml:space="preserve"> GA, Janssen S, Jarmusch AK, Jiang L, </w:t>
      </w:r>
      <w:proofErr w:type="spellStart"/>
      <w:r w:rsidRPr="00B43088">
        <w:rPr>
          <w:rFonts w:ascii="Times New Roman" w:eastAsia="Times New Roman" w:hAnsi="Times New Roman" w:cs="Times New Roman"/>
          <w:sz w:val="24"/>
          <w:szCs w:val="24"/>
        </w:rPr>
        <w:t>Kaehler</w:t>
      </w:r>
      <w:proofErr w:type="spellEnd"/>
      <w:r w:rsidRPr="00B43088">
        <w:rPr>
          <w:rFonts w:ascii="Times New Roman" w:eastAsia="Times New Roman" w:hAnsi="Times New Roman" w:cs="Times New Roman"/>
          <w:sz w:val="24"/>
          <w:szCs w:val="24"/>
        </w:rPr>
        <w:t xml:space="preserve"> BD, Kang KB, Keefe CR, </w:t>
      </w:r>
      <w:proofErr w:type="spellStart"/>
      <w:r w:rsidRPr="00B43088">
        <w:rPr>
          <w:rFonts w:ascii="Times New Roman" w:eastAsia="Times New Roman" w:hAnsi="Times New Roman" w:cs="Times New Roman"/>
          <w:sz w:val="24"/>
          <w:szCs w:val="24"/>
        </w:rPr>
        <w:t>Keim</w:t>
      </w:r>
      <w:proofErr w:type="spellEnd"/>
      <w:r w:rsidRPr="00B43088">
        <w:rPr>
          <w:rFonts w:ascii="Times New Roman" w:eastAsia="Times New Roman" w:hAnsi="Times New Roman" w:cs="Times New Roman"/>
          <w:sz w:val="24"/>
          <w:szCs w:val="24"/>
        </w:rPr>
        <w:t xml:space="preserve"> P, Kelley ST, Knights D, Koester I, </w:t>
      </w:r>
      <w:proofErr w:type="spellStart"/>
      <w:r w:rsidRPr="00B43088">
        <w:rPr>
          <w:rFonts w:ascii="Times New Roman" w:eastAsia="Times New Roman" w:hAnsi="Times New Roman" w:cs="Times New Roman"/>
          <w:sz w:val="24"/>
          <w:szCs w:val="24"/>
        </w:rPr>
        <w:t>Kosciolek</w:t>
      </w:r>
      <w:proofErr w:type="spellEnd"/>
      <w:r w:rsidRPr="00B43088">
        <w:rPr>
          <w:rFonts w:ascii="Times New Roman" w:eastAsia="Times New Roman" w:hAnsi="Times New Roman" w:cs="Times New Roman"/>
          <w:sz w:val="24"/>
          <w:szCs w:val="24"/>
        </w:rPr>
        <w:t xml:space="preserve"> T, Kreps J, </w:t>
      </w:r>
      <w:proofErr w:type="spellStart"/>
      <w:r w:rsidRPr="00B43088">
        <w:rPr>
          <w:rFonts w:ascii="Times New Roman" w:eastAsia="Times New Roman" w:hAnsi="Times New Roman" w:cs="Times New Roman"/>
          <w:sz w:val="24"/>
          <w:szCs w:val="24"/>
        </w:rPr>
        <w:t>Langille</w:t>
      </w:r>
      <w:proofErr w:type="spellEnd"/>
      <w:r w:rsidRPr="00B43088">
        <w:rPr>
          <w:rFonts w:ascii="Times New Roman" w:eastAsia="Times New Roman" w:hAnsi="Times New Roman" w:cs="Times New Roman"/>
          <w:sz w:val="24"/>
          <w:szCs w:val="24"/>
        </w:rPr>
        <w:t xml:space="preserve"> MGI, Lee J, Ley R, Liu Y-X, </w:t>
      </w:r>
      <w:proofErr w:type="spellStart"/>
      <w:r w:rsidRPr="00B43088">
        <w:rPr>
          <w:rFonts w:ascii="Times New Roman" w:eastAsia="Times New Roman" w:hAnsi="Times New Roman" w:cs="Times New Roman"/>
          <w:sz w:val="24"/>
          <w:szCs w:val="24"/>
        </w:rPr>
        <w:t>Loftfield</w:t>
      </w:r>
      <w:proofErr w:type="spellEnd"/>
      <w:r w:rsidRPr="00B43088">
        <w:rPr>
          <w:rFonts w:ascii="Times New Roman" w:eastAsia="Times New Roman" w:hAnsi="Times New Roman" w:cs="Times New Roman"/>
          <w:sz w:val="24"/>
          <w:szCs w:val="24"/>
        </w:rPr>
        <w:t xml:space="preserve"> E, </w:t>
      </w:r>
      <w:proofErr w:type="spellStart"/>
      <w:r w:rsidRPr="00B43088">
        <w:rPr>
          <w:rFonts w:ascii="Times New Roman" w:eastAsia="Times New Roman" w:hAnsi="Times New Roman" w:cs="Times New Roman"/>
          <w:sz w:val="24"/>
          <w:szCs w:val="24"/>
        </w:rPr>
        <w:t>Lozupone</w:t>
      </w:r>
      <w:proofErr w:type="spellEnd"/>
      <w:r w:rsidRPr="00B43088">
        <w:rPr>
          <w:rFonts w:ascii="Times New Roman" w:eastAsia="Times New Roman" w:hAnsi="Times New Roman" w:cs="Times New Roman"/>
          <w:sz w:val="24"/>
          <w:szCs w:val="24"/>
        </w:rPr>
        <w:t xml:space="preserve"> C, Maher M, </w:t>
      </w:r>
      <w:proofErr w:type="spellStart"/>
      <w:r w:rsidRPr="00B43088">
        <w:rPr>
          <w:rFonts w:ascii="Times New Roman" w:eastAsia="Times New Roman" w:hAnsi="Times New Roman" w:cs="Times New Roman"/>
          <w:sz w:val="24"/>
          <w:szCs w:val="24"/>
        </w:rPr>
        <w:t>Marotz</w:t>
      </w:r>
      <w:proofErr w:type="spellEnd"/>
      <w:r w:rsidRPr="00B43088">
        <w:rPr>
          <w:rFonts w:ascii="Times New Roman" w:eastAsia="Times New Roman" w:hAnsi="Times New Roman" w:cs="Times New Roman"/>
          <w:sz w:val="24"/>
          <w:szCs w:val="24"/>
        </w:rPr>
        <w:t xml:space="preserve"> C, Martin BD, McDonald D, McIver LJ, </w:t>
      </w:r>
      <w:proofErr w:type="spellStart"/>
      <w:r w:rsidRPr="00B43088">
        <w:rPr>
          <w:rFonts w:ascii="Times New Roman" w:eastAsia="Times New Roman" w:hAnsi="Times New Roman" w:cs="Times New Roman"/>
          <w:sz w:val="24"/>
          <w:szCs w:val="24"/>
        </w:rPr>
        <w:t>Melnik</w:t>
      </w:r>
      <w:proofErr w:type="spellEnd"/>
      <w:r w:rsidRPr="00B43088">
        <w:rPr>
          <w:rFonts w:ascii="Times New Roman" w:eastAsia="Times New Roman" w:hAnsi="Times New Roman" w:cs="Times New Roman"/>
          <w:sz w:val="24"/>
          <w:szCs w:val="24"/>
        </w:rPr>
        <w:t xml:space="preserve"> AV, Metcalf JL, Morgan SC, Morton JT, </w:t>
      </w:r>
      <w:proofErr w:type="spellStart"/>
      <w:r w:rsidRPr="00B43088">
        <w:rPr>
          <w:rFonts w:ascii="Times New Roman" w:eastAsia="Times New Roman" w:hAnsi="Times New Roman" w:cs="Times New Roman"/>
          <w:sz w:val="24"/>
          <w:szCs w:val="24"/>
        </w:rPr>
        <w:t>Naimey</w:t>
      </w:r>
      <w:proofErr w:type="spellEnd"/>
      <w:r w:rsidRPr="00B43088">
        <w:rPr>
          <w:rFonts w:ascii="Times New Roman" w:eastAsia="Times New Roman" w:hAnsi="Times New Roman" w:cs="Times New Roman"/>
          <w:sz w:val="24"/>
          <w:szCs w:val="24"/>
        </w:rPr>
        <w:t xml:space="preserve"> AT, </w:t>
      </w:r>
      <w:proofErr w:type="spellStart"/>
      <w:r w:rsidRPr="00B43088">
        <w:rPr>
          <w:rFonts w:ascii="Times New Roman" w:eastAsia="Times New Roman" w:hAnsi="Times New Roman" w:cs="Times New Roman"/>
          <w:sz w:val="24"/>
          <w:szCs w:val="24"/>
        </w:rPr>
        <w:t>Navas</w:t>
      </w:r>
      <w:proofErr w:type="spellEnd"/>
      <w:r w:rsidRPr="00B43088">
        <w:rPr>
          <w:rFonts w:ascii="Times New Roman" w:eastAsia="Times New Roman" w:hAnsi="Times New Roman" w:cs="Times New Roman"/>
          <w:sz w:val="24"/>
          <w:szCs w:val="24"/>
        </w:rPr>
        <w:t xml:space="preserve">-Molina JA, </w:t>
      </w:r>
      <w:proofErr w:type="spellStart"/>
      <w:r w:rsidRPr="00B43088">
        <w:rPr>
          <w:rFonts w:ascii="Times New Roman" w:eastAsia="Times New Roman" w:hAnsi="Times New Roman" w:cs="Times New Roman"/>
          <w:sz w:val="24"/>
          <w:szCs w:val="24"/>
        </w:rPr>
        <w:t>Nothias</w:t>
      </w:r>
      <w:proofErr w:type="spellEnd"/>
      <w:r w:rsidRPr="00B43088">
        <w:rPr>
          <w:rFonts w:ascii="Times New Roman" w:eastAsia="Times New Roman" w:hAnsi="Times New Roman" w:cs="Times New Roman"/>
          <w:sz w:val="24"/>
          <w:szCs w:val="24"/>
        </w:rPr>
        <w:t xml:space="preserve"> LF, </w:t>
      </w:r>
      <w:proofErr w:type="spellStart"/>
      <w:r w:rsidRPr="00B43088">
        <w:rPr>
          <w:rFonts w:ascii="Times New Roman" w:eastAsia="Times New Roman" w:hAnsi="Times New Roman" w:cs="Times New Roman"/>
          <w:sz w:val="24"/>
          <w:szCs w:val="24"/>
        </w:rPr>
        <w:t>Orchanian</w:t>
      </w:r>
      <w:proofErr w:type="spellEnd"/>
      <w:r w:rsidRPr="00B43088">
        <w:rPr>
          <w:rFonts w:ascii="Times New Roman" w:eastAsia="Times New Roman" w:hAnsi="Times New Roman" w:cs="Times New Roman"/>
          <w:sz w:val="24"/>
          <w:szCs w:val="24"/>
        </w:rPr>
        <w:t xml:space="preserve"> SB, Pearson T, Peoples SL, </w:t>
      </w:r>
      <w:proofErr w:type="spellStart"/>
      <w:r w:rsidRPr="00B43088">
        <w:rPr>
          <w:rFonts w:ascii="Times New Roman" w:eastAsia="Times New Roman" w:hAnsi="Times New Roman" w:cs="Times New Roman"/>
          <w:sz w:val="24"/>
          <w:szCs w:val="24"/>
        </w:rPr>
        <w:t>Petras</w:t>
      </w:r>
      <w:proofErr w:type="spellEnd"/>
      <w:r w:rsidRPr="00B43088">
        <w:rPr>
          <w:rFonts w:ascii="Times New Roman" w:eastAsia="Times New Roman" w:hAnsi="Times New Roman" w:cs="Times New Roman"/>
          <w:sz w:val="24"/>
          <w:szCs w:val="24"/>
        </w:rPr>
        <w:t xml:space="preserve"> D, Preuss ML, </w:t>
      </w:r>
      <w:proofErr w:type="spellStart"/>
      <w:r w:rsidRPr="00B43088">
        <w:rPr>
          <w:rFonts w:ascii="Times New Roman" w:eastAsia="Times New Roman" w:hAnsi="Times New Roman" w:cs="Times New Roman"/>
          <w:sz w:val="24"/>
          <w:szCs w:val="24"/>
        </w:rPr>
        <w:t>Pruesse</w:t>
      </w:r>
      <w:proofErr w:type="spellEnd"/>
      <w:r w:rsidRPr="00B43088">
        <w:rPr>
          <w:rFonts w:ascii="Times New Roman" w:eastAsia="Times New Roman" w:hAnsi="Times New Roman" w:cs="Times New Roman"/>
          <w:sz w:val="24"/>
          <w:szCs w:val="24"/>
        </w:rPr>
        <w:t xml:space="preserve"> E, Rasmussen LB, Rivers A, Robeson MS, Rosenthal P, </w:t>
      </w:r>
      <w:proofErr w:type="spellStart"/>
      <w:r w:rsidRPr="00B43088">
        <w:rPr>
          <w:rFonts w:ascii="Times New Roman" w:eastAsia="Times New Roman" w:hAnsi="Times New Roman" w:cs="Times New Roman"/>
          <w:sz w:val="24"/>
          <w:szCs w:val="24"/>
        </w:rPr>
        <w:t>Segata</w:t>
      </w:r>
      <w:proofErr w:type="spellEnd"/>
      <w:r w:rsidRPr="00B43088">
        <w:rPr>
          <w:rFonts w:ascii="Times New Roman" w:eastAsia="Times New Roman" w:hAnsi="Times New Roman" w:cs="Times New Roman"/>
          <w:sz w:val="24"/>
          <w:szCs w:val="24"/>
        </w:rPr>
        <w:t xml:space="preserve"> N, Shaffer M, </w:t>
      </w:r>
      <w:proofErr w:type="spellStart"/>
      <w:r w:rsidRPr="00B43088">
        <w:rPr>
          <w:rFonts w:ascii="Times New Roman" w:eastAsia="Times New Roman" w:hAnsi="Times New Roman" w:cs="Times New Roman"/>
          <w:sz w:val="24"/>
          <w:szCs w:val="24"/>
        </w:rPr>
        <w:t>Shiffer</w:t>
      </w:r>
      <w:proofErr w:type="spellEnd"/>
      <w:r w:rsidRPr="00B43088">
        <w:rPr>
          <w:rFonts w:ascii="Times New Roman" w:eastAsia="Times New Roman" w:hAnsi="Times New Roman" w:cs="Times New Roman"/>
          <w:sz w:val="24"/>
          <w:szCs w:val="24"/>
        </w:rPr>
        <w:t xml:space="preserve"> A, </w:t>
      </w:r>
      <w:r w:rsidRPr="00B43088">
        <w:rPr>
          <w:rFonts w:ascii="Times New Roman" w:eastAsia="Times New Roman" w:hAnsi="Times New Roman" w:cs="Times New Roman"/>
          <w:sz w:val="24"/>
          <w:szCs w:val="24"/>
        </w:rPr>
        <w:lastRenderedPageBreak/>
        <w:t xml:space="preserve">Sinha R, Song SJ, Spear JR, Swafford AD, Thompson LR, Torres PJ, Trinh P, Tripathi A, </w:t>
      </w:r>
      <w:proofErr w:type="spellStart"/>
      <w:r w:rsidRPr="00B43088">
        <w:rPr>
          <w:rFonts w:ascii="Times New Roman" w:eastAsia="Times New Roman" w:hAnsi="Times New Roman" w:cs="Times New Roman"/>
          <w:sz w:val="24"/>
          <w:szCs w:val="24"/>
        </w:rPr>
        <w:t>Turnbaugh</w:t>
      </w:r>
      <w:proofErr w:type="spellEnd"/>
      <w:r w:rsidRPr="00B43088">
        <w:rPr>
          <w:rFonts w:ascii="Times New Roman" w:eastAsia="Times New Roman" w:hAnsi="Times New Roman" w:cs="Times New Roman"/>
          <w:sz w:val="24"/>
          <w:szCs w:val="24"/>
        </w:rPr>
        <w:t xml:space="preserve"> PJ, </w:t>
      </w:r>
      <w:proofErr w:type="spellStart"/>
      <w:r w:rsidRPr="00B43088">
        <w:rPr>
          <w:rFonts w:ascii="Times New Roman" w:eastAsia="Times New Roman" w:hAnsi="Times New Roman" w:cs="Times New Roman"/>
          <w:sz w:val="24"/>
          <w:szCs w:val="24"/>
        </w:rPr>
        <w:t>Ul</w:t>
      </w:r>
      <w:proofErr w:type="spellEnd"/>
      <w:r w:rsidRPr="00B43088">
        <w:rPr>
          <w:rFonts w:ascii="Times New Roman" w:eastAsia="Times New Roman" w:hAnsi="Times New Roman" w:cs="Times New Roman"/>
          <w:sz w:val="24"/>
          <w:szCs w:val="24"/>
        </w:rPr>
        <w:t>-Hasan S, van der Hooft JJJ, Vargas F, Vázquez-</w:t>
      </w:r>
      <w:proofErr w:type="spellStart"/>
      <w:r w:rsidRPr="00B43088">
        <w:rPr>
          <w:rFonts w:ascii="Times New Roman" w:eastAsia="Times New Roman" w:hAnsi="Times New Roman" w:cs="Times New Roman"/>
          <w:sz w:val="24"/>
          <w:szCs w:val="24"/>
        </w:rPr>
        <w:t>Baeza</w:t>
      </w:r>
      <w:proofErr w:type="spellEnd"/>
      <w:r w:rsidRPr="00B43088">
        <w:rPr>
          <w:rFonts w:ascii="Times New Roman" w:eastAsia="Times New Roman" w:hAnsi="Times New Roman" w:cs="Times New Roman"/>
          <w:sz w:val="24"/>
          <w:szCs w:val="24"/>
        </w:rPr>
        <w:t xml:space="preserve"> Y, </w:t>
      </w:r>
      <w:proofErr w:type="spellStart"/>
      <w:r w:rsidRPr="00B43088">
        <w:rPr>
          <w:rFonts w:ascii="Times New Roman" w:eastAsia="Times New Roman" w:hAnsi="Times New Roman" w:cs="Times New Roman"/>
          <w:sz w:val="24"/>
          <w:szCs w:val="24"/>
        </w:rPr>
        <w:t>Vogtmann</w:t>
      </w:r>
      <w:proofErr w:type="spellEnd"/>
      <w:r w:rsidRPr="00B43088">
        <w:rPr>
          <w:rFonts w:ascii="Times New Roman" w:eastAsia="Times New Roman" w:hAnsi="Times New Roman" w:cs="Times New Roman"/>
          <w:sz w:val="24"/>
          <w:szCs w:val="24"/>
        </w:rPr>
        <w:t xml:space="preserve"> E, von Hippel M, Walters W, Wan Y, Wang M, Warren J, Weber KC, Williamson CHD, Willis AD, Xu ZZ, </w:t>
      </w:r>
      <w:proofErr w:type="spellStart"/>
      <w:r w:rsidRPr="00B43088">
        <w:rPr>
          <w:rFonts w:ascii="Times New Roman" w:eastAsia="Times New Roman" w:hAnsi="Times New Roman" w:cs="Times New Roman"/>
          <w:sz w:val="24"/>
          <w:szCs w:val="24"/>
        </w:rPr>
        <w:t>Zaneveld</w:t>
      </w:r>
      <w:proofErr w:type="spellEnd"/>
      <w:r w:rsidRPr="00B43088">
        <w:rPr>
          <w:rFonts w:ascii="Times New Roman" w:eastAsia="Times New Roman" w:hAnsi="Times New Roman" w:cs="Times New Roman"/>
          <w:sz w:val="24"/>
          <w:szCs w:val="24"/>
        </w:rPr>
        <w:t xml:space="preserve"> JR, Zhang Y, Zhu Q, Knight R, </w:t>
      </w:r>
      <w:proofErr w:type="spellStart"/>
      <w:r w:rsidRPr="00B43088">
        <w:rPr>
          <w:rFonts w:ascii="Times New Roman" w:eastAsia="Times New Roman" w:hAnsi="Times New Roman" w:cs="Times New Roman"/>
          <w:sz w:val="24"/>
          <w:szCs w:val="24"/>
        </w:rPr>
        <w:t>Caporaso</w:t>
      </w:r>
      <w:proofErr w:type="spellEnd"/>
      <w:r w:rsidRPr="00B43088">
        <w:rPr>
          <w:rFonts w:ascii="Times New Roman" w:eastAsia="Times New Roman" w:hAnsi="Times New Roman" w:cs="Times New Roman"/>
          <w:sz w:val="24"/>
          <w:szCs w:val="24"/>
        </w:rPr>
        <w:t xml:space="preserve"> JG. 2019. Reproducible, interactive, scalable and extensible microbiome data science using QIIME 2. Nature Biotechnology 37:852–857.</w:t>
      </w:r>
    </w:p>
    <w:p w14:paraId="41AA3779"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Wickham H, </w:t>
      </w:r>
      <w:proofErr w:type="spellStart"/>
      <w:r w:rsidRPr="00B43088">
        <w:rPr>
          <w:rFonts w:ascii="Times New Roman" w:eastAsia="Times New Roman" w:hAnsi="Times New Roman" w:cs="Times New Roman"/>
          <w:sz w:val="24"/>
          <w:szCs w:val="24"/>
        </w:rPr>
        <w:t>Averick</w:t>
      </w:r>
      <w:proofErr w:type="spellEnd"/>
      <w:r w:rsidRPr="00B43088">
        <w:rPr>
          <w:rFonts w:ascii="Times New Roman" w:eastAsia="Times New Roman" w:hAnsi="Times New Roman" w:cs="Times New Roman"/>
          <w:sz w:val="24"/>
          <w:szCs w:val="24"/>
        </w:rPr>
        <w:t xml:space="preserve"> M, Bryan J, Chang W, McGowan LD, François R, </w:t>
      </w:r>
      <w:proofErr w:type="spellStart"/>
      <w:r w:rsidRPr="00B43088">
        <w:rPr>
          <w:rFonts w:ascii="Times New Roman" w:eastAsia="Times New Roman" w:hAnsi="Times New Roman" w:cs="Times New Roman"/>
          <w:sz w:val="24"/>
          <w:szCs w:val="24"/>
        </w:rPr>
        <w:t>Grolemund</w:t>
      </w:r>
      <w:proofErr w:type="spellEnd"/>
      <w:r w:rsidRPr="00B43088">
        <w:rPr>
          <w:rFonts w:ascii="Times New Roman" w:eastAsia="Times New Roman" w:hAnsi="Times New Roman" w:cs="Times New Roman"/>
          <w:sz w:val="24"/>
          <w:szCs w:val="24"/>
        </w:rPr>
        <w:t xml:space="preserve"> G, Hayes A, Henry L, Hester J, Kuhn M, Pedersen TL, Miller E, Bache SM, Müller K, </w:t>
      </w:r>
      <w:proofErr w:type="spellStart"/>
      <w:r w:rsidRPr="00B43088">
        <w:rPr>
          <w:rFonts w:ascii="Times New Roman" w:eastAsia="Times New Roman" w:hAnsi="Times New Roman" w:cs="Times New Roman"/>
          <w:sz w:val="24"/>
          <w:szCs w:val="24"/>
        </w:rPr>
        <w:t>Ooms</w:t>
      </w:r>
      <w:proofErr w:type="spellEnd"/>
      <w:r w:rsidRPr="00B43088">
        <w:rPr>
          <w:rFonts w:ascii="Times New Roman" w:eastAsia="Times New Roman" w:hAnsi="Times New Roman" w:cs="Times New Roman"/>
          <w:sz w:val="24"/>
          <w:szCs w:val="24"/>
        </w:rPr>
        <w:t xml:space="preserve"> J, Robinson D, Seidel DP, </w:t>
      </w:r>
      <w:proofErr w:type="spellStart"/>
      <w:r w:rsidRPr="00B43088">
        <w:rPr>
          <w:rFonts w:ascii="Times New Roman" w:eastAsia="Times New Roman" w:hAnsi="Times New Roman" w:cs="Times New Roman"/>
          <w:sz w:val="24"/>
          <w:szCs w:val="24"/>
        </w:rPr>
        <w:t>Spinu</w:t>
      </w:r>
      <w:proofErr w:type="spellEnd"/>
      <w:r w:rsidRPr="00B43088">
        <w:rPr>
          <w:rFonts w:ascii="Times New Roman" w:eastAsia="Times New Roman" w:hAnsi="Times New Roman" w:cs="Times New Roman"/>
          <w:sz w:val="24"/>
          <w:szCs w:val="24"/>
        </w:rPr>
        <w:t xml:space="preserve"> V, Takahashi K, Vaughan D, Wilke C, Woo K, </w:t>
      </w:r>
      <w:proofErr w:type="spellStart"/>
      <w:r w:rsidRPr="00B43088">
        <w:rPr>
          <w:rFonts w:ascii="Times New Roman" w:eastAsia="Times New Roman" w:hAnsi="Times New Roman" w:cs="Times New Roman"/>
          <w:sz w:val="24"/>
          <w:szCs w:val="24"/>
        </w:rPr>
        <w:t>Yutani</w:t>
      </w:r>
      <w:proofErr w:type="spellEnd"/>
      <w:r w:rsidRPr="00B43088">
        <w:rPr>
          <w:rFonts w:ascii="Times New Roman" w:eastAsia="Times New Roman" w:hAnsi="Times New Roman" w:cs="Times New Roman"/>
          <w:sz w:val="24"/>
          <w:szCs w:val="24"/>
        </w:rPr>
        <w:t xml:space="preserve"> H. 2019. Welcome to the </w:t>
      </w:r>
      <w:proofErr w:type="spellStart"/>
      <w:r w:rsidRPr="00B43088">
        <w:rPr>
          <w:rFonts w:ascii="Times New Roman" w:eastAsia="Times New Roman" w:hAnsi="Times New Roman" w:cs="Times New Roman"/>
          <w:sz w:val="24"/>
          <w:szCs w:val="24"/>
        </w:rPr>
        <w:t>Tidyverse</w:t>
      </w:r>
      <w:proofErr w:type="spellEnd"/>
      <w:r w:rsidRPr="00B43088">
        <w:rPr>
          <w:rFonts w:ascii="Times New Roman" w:eastAsia="Times New Roman" w:hAnsi="Times New Roman" w:cs="Times New Roman"/>
          <w:sz w:val="24"/>
          <w:szCs w:val="24"/>
        </w:rPr>
        <w:t>. Journal of Open Source Software 4:1686.</w:t>
      </w:r>
    </w:p>
    <w:p w14:paraId="3A1EFFF0"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Oksanen J, Simpson GL, Blanchet FG, </w:t>
      </w:r>
      <w:proofErr w:type="spellStart"/>
      <w:r w:rsidRPr="00B43088">
        <w:rPr>
          <w:rFonts w:ascii="Times New Roman" w:eastAsia="Times New Roman" w:hAnsi="Times New Roman" w:cs="Times New Roman"/>
          <w:sz w:val="24"/>
          <w:szCs w:val="24"/>
        </w:rPr>
        <w:t>Kindt</w:t>
      </w:r>
      <w:proofErr w:type="spellEnd"/>
      <w:r w:rsidRPr="00B43088">
        <w:rPr>
          <w:rFonts w:ascii="Times New Roman" w:eastAsia="Times New Roman" w:hAnsi="Times New Roman" w:cs="Times New Roman"/>
          <w:sz w:val="24"/>
          <w:szCs w:val="24"/>
        </w:rPr>
        <w:t xml:space="preserve"> R, Legendre P, Minchin PR, O’Hara RB, </w:t>
      </w:r>
      <w:proofErr w:type="spellStart"/>
      <w:r w:rsidRPr="00B43088">
        <w:rPr>
          <w:rFonts w:ascii="Times New Roman" w:eastAsia="Times New Roman" w:hAnsi="Times New Roman" w:cs="Times New Roman"/>
          <w:sz w:val="24"/>
          <w:szCs w:val="24"/>
        </w:rPr>
        <w:t>Solymos</w:t>
      </w:r>
      <w:proofErr w:type="spellEnd"/>
      <w:r w:rsidRPr="00B43088">
        <w:rPr>
          <w:rFonts w:ascii="Times New Roman" w:eastAsia="Times New Roman" w:hAnsi="Times New Roman" w:cs="Times New Roman"/>
          <w:sz w:val="24"/>
          <w:szCs w:val="24"/>
        </w:rPr>
        <w:t xml:space="preserve"> P, Stevens MHH, </w:t>
      </w:r>
      <w:proofErr w:type="spellStart"/>
      <w:r w:rsidRPr="00B43088">
        <w:rPr>
          <w:rFonts w:ascii="Times New Roman" w:eastAsia="Times New Roman" w:hAnsi="Times New Roman" w:cs="Times New Roman"/>
          <w:sz w:val="24"/>
          <w:szCs w:val="24"/>
        </w:rPr>
        <w:t>Szoecs</w:t>
      </w:r>
      <w:proofErr w:type="spellEnd"/>
      <w:r w:rsidRPr="00B43088">
        <w:rPr>
          <w:rFonts w:ascii="Times New Roman" w:eastAsia="Times New Roman" w:hAnsi="Times New Roman" w:cs="Times New Roman"/>
          <w:sz w:val="24"/>
          <w:szCs w:val="24"/>
        </w:rPr>
        <w:t xml:space="preserve"> E, Wagner H, Barbour M, </w:t>
      </w:r>
      <w:proofErr w:type="spellStart"/>
      <w:r w:rsidRPr="00B43088">
        <w:rPr>
          <w:rFonts w:ascii="Times New Roman" w:eastAsia="Times New Roman" w:hAnsi="Times New Roman" w:cs="Times New Roman"/>
          <w:sz w:val="24"/>
          <w:szCs w:val="24"/>
        </w:rPr>
        <w:t>Bedward</w:t>
      </w:r>
      <w:proofErr w:type="spellEnd"/>
      <w:r w:rsidRPr="00B43088">
        <w:rPr>
          <w:rFonts w:ascii="Times New Roman" w:eastAsia="Times New Roman" w:hAnsi="Times New Roman" w:cs="Times New Roman"/>
          <w:sz w:val="24"/>
          <w:szCs w:val="24"/>
        </w:rPr>
        <w:t xml:space="preserve"> M, </w:t>
      </w:r>
      <w:proofErr w:type="spellStart"/>
      <w:r w:rsidRPr="00B43088">
        <w:rPr>
          <w:rFonts w:ascii="Times New Roman" w:eastAsia="Times New Roman" w:hAnsi="Times New Roman" w:cs="Times New Roman"/>
          <w:sz w:val="24"/>
          <w:szCs w:val="24"/>
        </w:rPr>
        <w:t>Bolker</w:t>
      </w:r>
      <w:proofErr w:type="spellEnd"/>
      <w:r w:rsidRPr="00B43088">
        <w:rPr>
          <w:rFonts w:ascii="Times New Roman" w:eastAsia="Times New Roman" w:hAnsi="Times New Roman" w:cs="Times New Roman"/>
          <w:sz w:val="24"/>
          <w:szCs w:val="24"/>
        </w:rPr>
        <w:t xml:space="preserve"> B, </w:t>
      </w:r>
      <w:proofErr w:type="spellStart"/>
      <w:r w:rsidRPr="00B43088">
        <w:rPr>
          <w:rFonts w:ascii="Times New Roman" w:eastAsia="Times New Roman" w:hAnsi="Times New Roman" w:cs="Times New Roman"/>
          <w:sz w:val="24"/>
          <w:szCs w:val="24"/>
        </w:rPr>
        <w:t>Borcard</w:t>
      </w:r>
      <w:proofErr w:type="spellEnd"/>
      <w:r w:rsidRPr="00B43088">
        <w:rPr>
          <w:rFonts w:ascii="Times New Roman" w:eastAsia="Times New Roman" w:hAnsi="Times New Roman" w:cs="Times New Roman"/>
          <w:sz w:val="24"/>
          <w:szCs w:val="24"/>
        </w:rPr>
        <w:t xml:space="preserve"> D, Carvalho G, Chirico M, Caceres MD, Durand S, Evangelista HBA, </w:t>
      </w:r>
      <w:proofErr w:type="spellStart"/>
      <w:r w:rsidRPr="00B43088">
        <w:rPr>
          <w:rFonts w:ascii="Times New Roman" w:eastAsia="Times New Roman" w:hAnsi="Times New Roman" w:cs="Times New Roman"/>
          <w:sz w:val="24"/>
          <w:szCs w:val="24"/>
        </w:rPr>
        <w:t>FitzJohn</w:t>
      </w:r>
      <w:proofErr w:type="spellEnd"/>
      <w:r w:rsidRPr="00B43088">
        <w:rPr>
          <w:rFonts w:ascii="Times New Roman" w:eastAsia="Times New Roman" w:hAnsi="Times New Roman" w:cs="Times New Roman"/>
          <w:sz w:val="24"/>
          <w:szCs w:val="24"/>
        </w:rPr>
        <w:t xml:space="preserve"> R, Friendly M, </w:t>
      </w:r>
      <w:proofErr w:type="spellStart"/>
      <w:r w:rsidRPr="00B43088">
        <w:rPr>
          <w:rFonts w:ascii="Times New Roman" w:eastAsia="Times New Roman" w:hAnsi="Times New Roman" w:cs="Times New Roman"/>
          <w:sz w:val="24"/>
          <w:szCs w:val="24"/>
        </w:rPr>
        <w:t>Furneaux</w:t>
      </w:r>
      <w:proofErr w:type="spellEnd"/>
      <w:r w:rsidRPr="00B43088">
        <w:rPr>
          <w:rFonts w:ascii="Times New Roman" w:eastAsia="Times New Roman" w:hAnsi="Times New Roman" w:cs="Times New Roman"/>
          <w:sz w:val="24"/>
          <w:szCs w:val="24"/>
        </w:rPr>
        <w:t xml:space="preserve"> B, Hannigan G, Hill MO, Lahti L, McGlinn D, Ouellette M-H, Cunha ER, Smith T, Stier A, </w:t>
      </w:r>
      <w:proofErr w:type="spellStart"/>
      <w:r w:rsidRPr="00B43088">
        <w:rPr>
          <w:rFonts w:ascii="Times New Roman" w:eastAsia="Times New Roman" w:hAnsi="Times New Roman" w:cs="Times New Roman"/>
          <w:sz w:val="24"/>
          <w:szCs w:val="24"/>
        </w:rPr>
        <w:t>Braak</w:t>
      </w:r>
      <w:proofErr w:type="spellEnd"/>
      <w:r w:rsidRPr="00B43088">
        <w:rPr>
          <w:rFonts w:ascii="Times New Roman" w:eastAsia="Times New Roman" w:hAnsi="Times New Roman" w:cs="Times New Roman"/>
          <w:sz w:val="24"/>
          <w:szCs w:val="24"/>
        </w:rPr>
        <w:t xml:space="preserve"> CJFT, Weedon J. 2022. vegan: Community Ecology Package.</w:t>
      </w:r>
      <w:hyperlink r:id="rId15">
        <w:r w:rsidRPr="00B43088">
          <w:rPr>
            <w:rFonts w:ascii="Times New Roman" w:eastAsia="Times New Roman" w:hAnsi="Times New Roman" w:cs="Times New Roman"/>
            <w:sz w:val="24"/>
            <w:szCs w:val="24"/>
          </w:rPr>
          <w:t xml:space="preserve"> </w:t>
        </w:r>
      </w:hyperlink>
      <w:hyperlink r:id="rId16">
        <w:r w:rsidRPr="00B43088">
          <w:rPr>
            <w:rFonts w:ascii="Times New Roman" w:eastAsia="Times New Roman" w:hAnsi="Times New Roman" w:cs="Times New Roman"/>
            <w:color w:val="1155CC"/>
            <w:sz w:val="24"/>
            <w:szCs w:val="24"/>
            <w:u w:val="single"/>
          </w:rPr>
          <w:t>https://CRAN.R-project.org/package=vegan</w:t>
        </w:r>
      </w:hyperlink>
      <w:r w:rsidRPr="00B43088">
        <w:rPr>
          <w:rFonts w:ascii="Times New Roman" w:eastAsia="Times New Roman" w:hAnsi="Times New Roman" w:cs="Times New Roman"/>
          <w:sz w:val="24"/>
          <w:szCs w:val="24"/>
        </w:rPr>
        <w:t>.</w:t>
      </w:r>
    </w:p>
    <w:p w14:paraId="524D720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McMurdie</w:t>
      </w:r>
      <w:proofErr w:type="spellEnd"/>
      <w:r w:rsidRPr="00B43088">
        <w:rPr>
          <w:rFonts w:ascii="Times New Roman" w:eastAsia="Times New Roman" w:hAnsi="Times New Roman" w:cs="Times New Roman"/>
          <w:sz w:val="24"/>
          <w:szCs w:val="24"/>
        </w:rPr>
        <w:t xml:space="preserve"> PJ, Holmes S. 2013. </w:t>
      </w:r>
      <w:proofErr w:type="spellStart"/>
      <w:r w:rsidRPr="00B43088">
        <w:rPr>
          <w:rFonts w:ascii="Times New Roman" w:eastAsia="Times New Roman" w:hAnsi="Times New Roman" w:cs="Times New Roman"/>
          <w:sz w:val="24"/>
          <w:szCs w:val="24"/>
        </w:rPr>
        <w:t>phyloseq</w:t>
      </w:r>
      <w:proofErr w:type="spellEnd"/>
      <w:r w:rsidRPr="00B43088">
        <w:rPr>
          <w:rFonts w:ascii="Times New Roman" w:eastAsia="Times New Roman" w:hAnsi="Times New Roman" w:cs="Times New Roman"/>
          <w:sz w:val="24"/>
          <w:szCs w:val="24"/>
        </w:rPr>
        <w:t xml:space="preserve">: An R package for reproducible interactive analysis and graphics of microbiome census data. </w:t>
      </w:r>
      <w:proofErr w:type="spellStart"/>
      <w:r w:rsidRPr="00B43088">
        <w:rPr>
          <w:rFonts w:ascii="Times New Roman" w:eastAsia="Times New Roman" w:hAnsi="Times New Roman" w:cs="Times New Roman"/>
          <w:sz w:val="24"/>
          <w:szCs w:val="24"/>
        </w:rPr>
        <w:t>PLoS</w:t>
      </w:r>
      <w:proofErr w:type="spellEnd"/>
      <w:r w:rsidRPr="00B43088">
        <w:rPr>
          <w:rFonts w:ascii="Times New Roman" w:eastAsia="Times New Roman" w:hAnsi="Times New Roman" w:cs="Times New Roman"/>
          <w:sz w:val="24"/>
          <w:szCs w:val="24"/>
        </w:rPr>
        <w:t xml:space="preserve"> ONE 8:e61217.</w:t>
      </w:r>
    </w:p>
    <w:p w14:paraId="001B65B6"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Wickham H. 2016. ggplot2: Elegant Graphics for Data Analysis. Springer-Verlag New York.</w:t>
      </w:r>
      <w:hyperlink r:id="rId17">
        <w:r w:rsidRPr="00B43088">
          <w:rPr>
            <w:rFonts w:ascii="Times New Roman" w:eastAsia="Times New Roman" w:hAnsi="Times New Roman" w:cs="Times New Roman"/>
            <w:sz w:val="24"/>
            <w:szCs w:val="24"/>
          </w:rPr>
          <w:t xml:space="preserve"> </w:t>
        </w:r>
      </w:hyperlink>
      <w:hyperlink r:id="rId18">
        <w:r w:rsidRPr="00B43088">
          <w:rPr>
            <w:rFonts w:ascii="Times New Roman" w:eastAsia="Times New Roman" w:hAnsi="Times New Roman" w:cs="Times New Roman"/>
            <w:color w:val="1155CC"/>
            <w:sz w:val="24"/>
            <w:szCs w:val="24"/>
            <w:u w:val="single"/>
          </w:rPr>
          <w:t>https://ggplot2.tidyverse.org</w:t>
        </w:r>
      </w:hyperlink>
      <w:r w:rsidRPr="00B43088">
        <w:rPr>
          <w:rFonts w:ascii="Times New Roman" w:eastAsia="Times New Roman" w:hAnsi="Times New Roman" w:cs="Times New Roman"/>
          <w:sz w:val="24"/>
          <w:szCs w:val="24"/>
        </w:rPr>
        <w:t>.</w:t>
      </w:r>
    </w:p>
    <w:p w14:paraId="3619A65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Kassambara</w:t>
      </w:r>
      <w:proofErr w:type="spellEnd"/>
      <w:r w:rsidRPr="00B43088">
        <w:rPr>
          <w:rFonts w:ascii="Times New Roman" w:eastAsia="Times New Roman" w:hAnsi="Times New Roman" w:cs="Times New Roman"/>
          <w:sz w:val="24"/>
          <w:szCs w:val="24"/>
        </w:rPr>
        <w:t xml:space="preserve"> A. 2023. </w:t>
      </w:r>
      <w:proofErr w:type="spellStart"/>
      <w:r w:rsidRPr="00B43088">
        <w:rPr>
          <w:rFonts w:ascii="Times New Roman" w:eastAsia="Times New Roman" w:hAnsi="Times New Roman" w:cs="Times New Roman"/>
          <w:sz w:val="24"/>
          <w:szCs w:val="24"/>
        </w:rPr>
        <w:t>ggpubr</w:t>
      </w:r>
      <w:proofErr w:type="spellEnd"/>
      <w:r w:rsidRPr="00B43088">
        <w:rPr>
          <w:rFonts w:ascii="Times New Roman" w:eastAsia="Times New Roman" w:hAnsi="Times New Roman" w:cs="Times New Roman"/>
          <w:sz w:val="24"/>
          <w:szCs w:val="24"/>
        </w:rPr>
        <w:t>: “ggplot2” Based Publication Ready Plots.</w:t>
      </w:r>
      <w:hyperlink r:id="rId19">
        <w:r w:rsidRPr="00B43088">
          <w:rPr>
            <w:rFonts w:ascii="Times New Roman" w:eastAsia="Times New Roman" w:hAnsi="Times New Roman" w:cs="Times New Roman"/>
            <w:sz w:val="24"/>
            <w:szCs w:val="24"/>
          </w:rPr>
          <w:t xml:space="preserve"> </w:t>
        </w:r>
      </w:hyperlink>
      <w:hyperlink r:id="rId20">
        <w:r w:rsidRPr="00B43088">
          <w:rPr>
            <w:rFonts w:ascii="Times New Roman" w:eastAsia="Times New Roman" w:hAnsi="Times New Roman" w:cs="Times New Roman"/>
            <w:color w:val="1155CC"/>
            <w:sz w:val="24"/>
            <w:szCs w:val="24"/>
            <w:u w:val="single"/>
          </w:rPr>
          <w:t>https://CRAN.R-project.org/package=ggpubr</w:t>
        </w:r>
      </w:hyperlink>
      <w:r w:rsidRPr="00B43088">
        <w:rPr>
          <w:rFonts w:ascii="Times New Roman" w:eastAsia="Times New Roman" w:hAnsi="Times New Roman" w:cs="Times New Roman"/>
          <w:sz w:val="24"/>
          <w:szCs w:val="24"/>
        </w:rPr>
        <w:t>.</w:t>
      </w:r>
    </w:p>
    <w:p w14:paraId="110E8244"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lastRenderedPageBreak/>
        <w:t>Spellerberg</w:t>
      </w:r>
      <w:proofErr w:type="spellEnd"/>
      <w:r w:rsidRPr="00B43088">
        <w:rPr>
          <w:rFonts w:ascii="Times New Roman" w:eastAsia="Times New Roman" w:hAnsi="Times New Roman" w:cs="Times New Roman"/>
          <w:sz w:val="24"/>
          <w:szCs w:val="24"/>
        </w:rPr>
        <w:t xml:space="preserve"> I, </w:t>
      </w:r>
      <w:proofErr w:type="spellStart"/>
      <w:r w:rsidRPr="00B43088">
        <w:rPr>
          <w:rFonts w:ascii="Times New Roman" w:eastAsia="Times New Roman" w:hAnsi="Times New Roman" w:cs="Times New Roman"/>
          <w:sz w:val="24"/>
          <w:szCs w:val="24"/>
        </w:rPr>
        <w:t>Fedor</w:t>
      </w:r>
      <w:proofErr w:type="spellEnd"/>
      <w:r w:rsidRPr="00B43088">
        <w:rPr>
          <w:rFonts w:ascii="Times New Roman" w:eastAsia="Times New Roman" w:hAnsi="Times New Roman" w:cs="Times New Roman"/>
          <w:sz w:val="24"/>
          <w:szCs w:val="24"/>
        </w:rPr>
        <w:t xml:space="preserve"> P. 2003. A tribute to Claude Shannon (1916–2001) and a plea for more rigorous use of species richness, species diversity and the ‘Shannon–Wiener’ Index. Global Ecology &amp; Biogeography 12:177–179.</w:t>
      </w:r>
    </w:p>
    <w:p w14:paraId="74A830D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Rey D, </w:t>
      </w:r>
      <w:proofErr w:type="spellStart"/>
      <w:r w:rsidRPr="00B43088">
        <w:rPr>
          <w:rFonts w:ascii="Times New Roman" w:eastAsia="Times New Roman" w:hAnsi="Times New Roman" w:cs="Times New Roman"/>
          <w:sz w:val="24"/>
          <w:szCs w:val="24"/>
        </w:rPr>
        <w:t>Neuhäuser</w:t>
      </w:r>
      <w:proofErr w:type="spellEnd"/>
      <w:r w:rsidRPr="00B43088">
        <w:rPr>
          <w:rFonts w:ascii="Times New Roman" w:eastAsia="Times New Roman" w:hAnsi="Times New Roman" w:cs="Times New Roman"/>
          <w:sz w:val="24"/>
          <w:szCs w:val="24"/>
        </w:rPr>
        <w:t xml:space="preserve"> M. 2011. Wilcoxon-Signed-Rank Test, p. 1658–1659. </w:t>
      </w:r>
      <w:r w:rsidRPr="00B43088">
        <w:rPr>
          <w:rFonts w:ascii="Times New Roman" w:eastAsia="Times New Roman" w:hAnsi="Times New Roman" w:cs="Times New Roman"/>
          <w:i/>
          <w:sz w:val="24"/>
          <w:szCs w:val="24"/>
        </w:rPr>
        <w:t>In</w:t>
      </w:r>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Lovric</w:t>
      </w:r>
      <w:proofErr w:type="spellEnd"/>
      <w:r w:rsidRPr="00B43088">
        <w:rPr>
          <w:rFonts w:ascii="Times New Roman" w:eastAsia="Times New Roman" w:hAnsi="Times New Roman" w:cs="Times New Roman"/>
          <w:sz w:val="24"/>
          <w:szCs w:val="24"/>
        </w:rPr>
        <w:t>, M (ed.), International Encyclopedia of Statistical Science. Springer Berlin Heidelberg, Berlin, Heidelberg.</w:t>
      </w:r>
    </w:p>
    <w:p w14:paraId="73665C2E"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Lozupone</w:t>
      </w:r>
      <w:proofErr w:type="spellEnd"/>
      <w:r w:rsidRPr="00B43088">
        <w:rPr>
          <w:rFonts w:ascii="Times New Roman" w:eastAsia="Times New Roman" w:hAnsi="Times New Roman" w:cs="Times New Roman"/>
          <w:sz w:val="24"/>
          <w:szCs w:val="24"/>
        </w:rPr>
        <w:t xml:space="preserve"> C, </w:t>
      </w:r>
      <w:proofErr w:type="spellStart"/>
      <w:r w:rsidRPr="00B43088">
        <w:rPr>
          <w:rFonts w:ascii="Times New Roman" w:eastAsia="Times New Roman" w:hAnsi="Times New Roman" w:cs="Times New Roman"/>
          <w:sz w:val="24"/>
          <w:szCs w:val="24"/>
        </w:rPr>
        <w:t>Lladser</w:t>
      </w:r>
      <w:proofErr w:type="spellEnd"/>
      <w:r w:rsidRPr="00B43088">
        <w:rPr>
          <w:rFonts w:ascii="Times New Roman" w:eastAsia="Times New Roman" w:hAnsi="Times New Roman" w:cs="Times New Roman"/>
          <w:sz w:val="24"/>
          <w:szCs w:val="24"/>
        </w:rPr>
        <w:t xml:space="preserve"> ME, Knights D, Stombaugh J, Knight R. 2011. </w:t>
      </w:r>
      <w:proofErr w:type="spellStart"/>
      <w:r w:rsidRPr="00B43088">
        <w:rPr>
          <w:rFonts w:ascii="Times New Roman" w:eastAsia="Times New Roman" w:hAnsi="Times New Roman" w:cs="Times New Roman"/>
          <w:sz w:val="24"/>
          <w:szCs w:val="24"/>
        </w:rPr>
        <w:t>UniFrac</w:t>
      </w:r>
      <w:proofErr w:type="spellEnd"/>
      <w:r w:rsidRPr="00B43088">
        <w:rPr>
          <w:rFonts w:ascii="Times New Roman" w:eastAsia="Times New Roman" w:hAnsi="Times New Roman" w:cs="Times New Roman"/>
          <w:sz w:val="24"/>
          <w:szCs w:val="24"/>
        </w:rPr>
        <w:t>: an effective distance metric for microbial community comparison. The ISME Journal 5:169–172.</w:t>
      </w:r>
    </w:p>
    <w:p w14:paraId="38EB33D8"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Anderson MJ. 2017. Permutational Multivariate Analysis of Variance (PERMANOVA), p. 1–15. </w:t>
      </w:r>
      <w:r w:rsidRPr="00B43088">
        <w:rPr>
          <w:rFonts w:ascii="Times New Roman" w:eastAsia="Times New Roman" w:hAnsi="Times New Roman" w:cs="Times New Roman"/>
          <w:i/>
          <w:sz w:val="24"/>
          <w:szCs w:val="24"/>
        </w:rPr>
        <w:t>In</w:t>
      </w:r>
      <w:r w:rsidRPr="00B43088">
        <w:rPr>
          <w:rFonts w:ascii="Times New Roman" w:eastAsia="Times New Roman" w:hAnsi="Times New Roman" w:cs="Times New Roman"/>
          <w:sz w:val="24"/>
          <w:szCs w:val="24"/>
        </w:rPr>
        <w:t xml:space="preserve"> Wiley </w:t>
      </w:r>
      <w:proofErr w:type="spellStart"/>
      <w:r w:rsidRPr="00B43088">
        <w:rPr>
          <w:rFonts w:ascii="Times New Roman" w:eastAsia="Times New Roman" w:hAnsi="Times New Roman" w:cs="Times New Roman"/>
          <w:sz w:val="24"/>
          <w:szCs w:val="24"/>
        </w:rPr>
        <w:t>StatsRef</w:t>
      </w:r>
      <w:proofErr w:type="spellEnd"/>
      <w:r w:rsidRPr="00B43088">
        <w:rPr>
          <w:rFonts w:ascii="Times New Roman" w:eastAsia="Times New Roman" w:hAnsi="Times New Roman" w:cs="Times New Roman"/>
          <w:sz w:val="24"/>
          <w:szCs w:val="24"/>
        </w:rPr>
        <w:t>: Statistics Reference Online.</w:t>
      </w:r>
    </w:p>
    <w:p w14:paraId="3230A4EF"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Wickham H, François R, Henry L, Müller K, Vaughan D. 2023. </w:t>
      </w:r>
      <w:proofErr w:type="spellStart"/>
      <w:r w:rsidRPr="00B43088">
        <w:rPr>
          <w:rFonts w:ascii="Times New Roman" w:eastAsia="Times New Roman" w:hAnsi="Times New Roman" w:cs="Times New Roman"/>
          <w:sz w:val="24"/>
          <w:szCs w:val="24"/>
        </w:rPr>
        <w:t>dplyr</w:t>
      </w:r>
      <w:proofErr w:type="spellEnd"/>
      <w:r w:rsidRPr="00B43088">
        <w:rPr>
          <w:rFonts w:ascii="Times New Roman" w:eastAsia="Times New Roman" w:hAnsi="Times New Roman" w:cs="Times New Roman"/>
          <w:sz w:val="24"/>
          <w:szCs w:val="24"/>
        </w:rPr>
        <w:t>: A Grammar of Data Manipulation.</w:t>
      </w:r>
      <w:hyperlink r:id="rId21">
        <w:r w:rsidRPr="00B43088">
          <w:rPr>
            <w:rFonts w:ascii="Times New Roman" w:eastAsia="Times New Roman" w:hAnsi="Times New Roman" w:cs="Times New Roman"/>
            <w:sz w:val="24"/>
            <w:szCs w:val="24"/>
          </w:rPr>
          <w:t xml:space="preserve"> </w:t>
        </w:r>
      </w:hyperlink>
      <w:hyperlink r:id="rId22">
        <w:r w:rsidRPr="00B43088">
          <w:rPr>
            <w:rFonts w:ascii="Times New Roman" w:eastAsia="Times New Roman" w:hAnsi="Times New Roman" w:cs="Times New Roman"/>
            <w:color w:val="1155CC"/>
            <w:sz w:val="24"/>
            <w:szCs w:val="24"/>
            <w:u w:val="single"/>
          </w:rPr>
          <w:t>https://CRAN.R-project.org/package=dplyr</w:t>
        </w:r>
      </w:hyperlink>
      <w:r w:rsidRPr="00B43088">
        <w:rPr>
          <w:rFonts w:ascii="Times New Roman" w:eastAsia="Times New Roman" w:hAnsi="Times New Roman" w:cs="Times New Roman"/>
          <w:sz w:val="24"/>
          <w:szCs w:val="24"/>
        </w:rPr>
        <w:t>.</w:t>
      </w:r>
    </w:p>
    <w:p w14:paraId="0F3438E6"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Paradis E, </w:t>
      </w:r>
      <w:proofErr w:type="spellStart"/>
      <w:r w:rsidRPr="00B43088">
        <w:rPr>
          <w:rFonts w:ascii="Times New Roman" w:eastAsia="Times New Roman" w:hAnsi="Times New Roman" w:cs="Times New Roman"/>
          <w:sz w:val="24"/>
          <w:szCs w:val="24"/>
        </w:rPr>
        <w:t>Schliep</w:t>
      </w:r>
      <w:proofErr w:type="spellEnd"/>
      <w:r w:rsidRPr="00B43088">
        <w:rPr>
          <w:rFonts w:ascii="Times New Roman" w:eastAsia="Times New Roman" w:hAnsi="Times New Roman" w:cs="Times New Roman"/>
          <w:sz w:val="24"/>
          <w:szCs w:val="24"/>
        </w:rPr>
        <w:t xml:space="preserve"> K. 2019. ape 5.0: an environment for modern phylogenetics and evolutionary analyses in R. Bioinformatics 35:526–528.</w:t>
      </w:r>
    </w:p>
    <w:p w14:paraId="61777B6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Cáceres</w:t>
      </w:r>
      <w:proofErr w:type="spellEnd"/>
      <w:r w:rsidRPr="00B43088">
        <w:rPr>
          <w:rFonts w:ascii="Times New Roman" w:eastAsia="Times New Roman" w:hAnsi="Times New Roman" w:cs="Times New Roman"/>
          <w:sz w:val="24"/>
          <w:szCs w:val="24"/>
        </w:rPr>
        <w:t xml:space="preserve"> MD, Legendre P. 2009. Associations between species and groups of sites: indices and statistical inference. Ecology 90:3566–3574.</w:t>
      </w:r>
    </w:p>
    <w:p w14:paraId="3FC568C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multipatt</w:t>
      </w:r>
      <w:proofErr w:type="spellEnd"/>
      <w:r w:rsidRPr="00B43088">
        <w:rPr>
          <w:rFonts w:ascii="Times New Roman" w:eastAsia="Times New Roman" w:hAnsi="Times New Roman" w:cs="Times New Roman"/>
          <w:sz w:val="24"/>
          <w:szCs w:val="24"/>
        </w:rPr>
        <w:t xml:space="preserve">: Multi-level pattern analysis. rdrr.io. </w:t>
      </w:r>
      <w:hyperlink r:id="rId23">
        <w:r w:rsidRPr="00B43088">
          <w:rPr>
            <w:rFonts w:ascii="Times New Roman" w:eastAsia="Times New Roman" w:hAnsi="Times New Roman" w:cs="Times New Roman"/>
            <w:color w:val="1155CC"/>
            <w:sz w:val="24"/>
            <w:szCs w:val="24"/>
            <w:u w:val="single"/>
          </w:rPr>
          <w:t>https://rdrr.io/cran/indicspecies/man/multipatt.html</w:t>
        </w:r>
      </w:hyperlink>
      <w:r w:rsidRPr="00B43088">
        <w:rPr>
          <w:rFonts w:ascii="Times New Roman" w:eastAsia="Times New Roman" w:hAnsi="Times New Roman" w:cs="Times New Roman"/>
          <w:sz w:val="24"/>
          <w:szCs w:val="24"/>
        </w:rPr>
        <w:t>.</w:t>
      </w:r>
    </w:p>
    <w:p w14:paraId="1351254F"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Dombro</w:t>
      </w:r>
      <w:proofErr w:type="spellEnd"/>
      <w:r w:rsidRPr="00B43088">
        <w:rPr>
          <w:rFonts w:ascii="Times New Roman" w:eastAsia="Times New Roman" w:hAnsi="Times New Roman" w:cs="Times New Roman"/>
          <w:sz w:val="24"/>
          <w:szCs w:val="24"/>
        </w:rPr>
        <w:t xml:space="preserve"> A. 2016. Indicator Species Analysis (ISA). University of Alberta.</w:t>
      </w:r>
    </w:p>
    <w:p w14:paraId="2B11161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Wang Y, Xu L, Gu YQ, Coleman-</w:t>
      </w:r>
      <w:proofErr w:type="spellStart"/>
      <w:r w:rsidRPr="00B43088">
        <w:rPr>
          <w:rFonts w:ascii="Times New Roman" w:eastAsia="Times New Roman" w:hAnsi="Times New Roman" w:cs="Times New Roman"/>
          <w:sz w:val="24"/>
          <w:szCs w:val="24"/>
        </w:rPr>
        <w:t>Derr</w:t>
      </w:r>
      <w:proofErr w:type="spellEnd"/>
      <w:r w:rsidRPr="00B43088">
        <w:rPr>
          <w:rFonts w:ascii="Times New Roman" w:eastAsia="Times New Roman" w:hAnsi="Times New Roman" w:cs="Times New Roman"/>
          <w:sz w:val="24"/>
          <w:szCs w:val="24"/>
        </w:rPr>
        <w:t xml:space="preserve"> D. 2016. </w:t>
      </w:r>
      <w:proofErr w:type="spellStart"/>
      <w:r w:rsidRPr="00B43088">
        <w:rPr>
          <w:rFonts w:ascii="Times New Roman" w:eastAsia="Times New Roman" w:hAnsi="Times New Roman" w:cs="Times New Roman"/>
          <w:sz w:val="24"/>
          <w:szCs w:val="24"/>
        </w:rPr>
        <w:t>MetaCoMET</w:t>
      </w:r>
      <w:proofErr w:type="spellEnd"/>
      <w:r w:rsidRPr="00B43088">
        <w:rPr>
          <w:rFonts w:ascii="Times New Roman" w:eastAsia="Times New Roman" w:hAnsi="Times New Roman" w:cs="Times New Roman"/>
          <w:sz w:val="24"/>
          <w:szCs w:val="24"/>
        </w:rPr>
        <w:t>: a web platform for discovery and visualization of the core microbiome. Bioinformatics 32:3469–3470.</w:t>
      </w:r>
    </w:p>
    <w:p w14:paraId="4988B097"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Lahti L, Shetty S. 2012. microbiome R package.</w:t>
      </w:r>
    </w:p>
    <w:p w14:paraId="1BEB7AF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lastRenderedPageBreak/>
        <w:t xml:space="preserve">Gao C-H. 2023. </w:t>
      </w:r>
      <w:proofErr w:type="spellStart"/>
      <w:r w:rsidRPr="00B43088">
        <w:rPr>
          <w:rFonts w:ascii="Times New Roman" w:eastAsia="Times New Roman" w:hAnsi="Times New Roman" w:cs="Times New Roman"/>
          <w:sz w:val="24"/>
          <w:szCs w:val="24"/>
        </w:rPr>
        <w:t>ggVennDiagram</w:t>
      </w:r>
      <w:proofErr w:type="spellEnd"/>
      <w:r w:rsidRPr="00B43088">
        <w:rPr>
          <w:rFonts w:ascii="Times New Roman" w:eastAsia="Times New Roman" w:hAnsi="Times New Roman" w:cs="Times New Roman"/>
          <w:sz w:val="24"/>
          <w:szCs w:val="24"/>
        </w:rPr>
        <w:t>: A “ggplot2” Implement of Venn Diagram.</w:t>
      </w:r>
      <w:hyperlink r:id="rId24">
        <w:r w:rsidRPr="00B43088">
          <w:rPr>
            <w:rFonts w:ascii="Times New Roman" w:eastAsia="Times New Roman" w:hAnsi="Times New Roman" w:cs="Times New Roman"/>
            <w:sz w:val="24"/>
            <w:szCs w:val="24"/>
          </w:rPr>
          <w:t xml:space="preserve"> </w:t>
        </w:r>
      </w:hyperlink>
      <w:hyperlink r:id="rId25">
        <w:r w:rsidRPr="00B43088">
          <w:rPr>
            <w:rFonts w:ascii="Times New Roman" w:eastAsia="Times New Roman" w:hAnsi="Times New Roman" w:cs="Times New Roman"/>
            <w:color w:val="1155CC"/>
            <w:sz w:val="24"/>
            <w:szCs w:val="24"/>
            <w:u w:val="single"/>
          </w:rPr>
          <w:t>https://CRAN.R-project.org/package=ggVennDiagram</w:t>
        </w:r>
      </w:hyperlink>
      <w:r w:rsidRPr="00B43088">
        <w:rPr>
          <w:rFonts w:ascii="Times New Roman" w:eastAsia="Times New Roman" w:hAnsi="Times New Roman" w:cs="Times New Roman"/>
          <w:sz w:val="24"/>
          <w:szCs w:val="24"/>
        </w:rPr>
        <w:t>.</w:t>
      </w:r>
    </w:p>
    <w:p w14:paraId="33D8C446"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Ren B, Hu Y, Bu R. 2022. Vertical distribution patterns and drivers of soil bacterial communities across the continuous permafrost region of northeastern China. Ecological Processes 11:6.</w:t>
      </w:r>
    </w:p>
    <w:p w14:paraId="1DEE7EE8"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Costantini</w:t>
      </w:r>
      <w:proofErr w:type="spellEnd"/>
      <w:r w:rsidRPr="00B43088">
        <w:rPr>
          <w:rFonts w:ascii="Times New Roman" w:eastAsia="Times New Roman" w:hAnsi="Times New Roman" w:cs="Times New Roman"/>
          <w:sz w:val="24"/>
          <w:szCs w:val="24"/>
        </w:rPr>
        <w:t xml:space="preserve"> EAC, </w:t>
      </w:r>
      <w:proofErr w:type="spellStart"/>
      <w:r w:rsidRPr="00B43088">
        <w:rPr>
          <w:rFonts w:ascii="Times New Roman" w:eastAsia="Times New Roman" w:hAnsi="Times New Roman" w:cs="Times New Roman"/>
          <w:sz w:val="24"/>
          <w:szCs w:val="24"/>
        </w:rPr>
        <w:t>Mocali</w:t>
      </w:r>
      <w:proofErr w:type="spellEnd"/>
      <w:r w:rsidRPr="00B43088">
        <w:rPr>
          <w:rFonts w:ascii="Times New Roman" w:eastAsia="Times New Roman" w:hAnsi="Times New Roman" w:cs="Times New Roman"/>
          <w:sz w:val="24"/>
          <w:szCs w:val="24"/>
        </w:rPr>
        <w:t xml:space="preserve"> S. 2022. Soil health, soil genetic horizons and biodiversity#. Journal of Plant Nutrition and Soil Science 185:24–34.</w:t>
      </w:r>
    </w:p>
    <w:p w14:paraId="61875D13"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Luo X, Gong Y, Xu F, Wang S, Tao Y, Yang M. 2023. Soil horizons regulate bacterial community structure and functions in </w:t>
      </w:r>
      <w:proofErr w:type="spellStart"/>
      <w:r w:rsidRPr="00B43088">
        <w:rPr>
          <w:rFonts w:ascii="Times New Roman" w:eastAsia="Times New Roman" w:hAnsi="Times New Roman" w:cs="Times New Roman"/>
          <w:sz w:val="24"/>
          <w:szCs w:val="24"/>
        </w:rPr>
        <w:t>Dabie</w:t>
      </w:r>
      <w:proofErr w:type="spellEnd"/>
      <w:r w:rsidRPr="00B43088">
        <w:rPr>
          <w:rFonts w:ascii="Times New Roman" w:eastAsia="Times New Roman" w:hAnsi="Times New Roman" w:cs="Times New Roman"/>
          <w:sz w:val="24"/>
          <w:szCs w:val="24"/>
        </w:rPr>
        <w:t xml:space="preserve"> Mountain of the East China. Scientific Reports 13:15866.</w:t>
      </w:r>
    </w:p>
    <w:p w14:paraId="210A9718"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2E532A7E"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Ivanova AA, </w:t>
      </w:r>
      <w:proofErr w:type="spellStart"/>
      <w:r w:rsidRPr="00B43088">
        <w:rPr>
          <w:rFonts w:ascii="Times New Roman" w:eastAsia="Times New Roman" w:hAnsi="Times New Roman" w:cs="Times New Roman"/>
          <w:sz w:val="24"/>
          <w:szCs w:val="24"/>
        </w:rPr>
        <w:t>Oshkin</w:t>
      </w:r>
      <w:proofErr w:type="spellEnd"/>
      <w:r w:rsidRPr="00B43088">
        <w:rPr>
          <w:rFonts w:ascii="Times New Roman" w:eastAsia="Times New Roman" w:hAnsi="Times New Roman" w:cs="Times New Roman"/>
          <w:sz w:val="24"/>
          <w:szCs w:val="24"/>
        </w:rPr>
        <w:t xml:space="preserve"> IY, Danilova OV, </w:t>
      </w:r>
      <w:proofErr w:type="spellStart"/>
      <w:r w:rsidRPr="00B43088">
        <w:rPr>
          <w:rFonts w:ascii="Times New Roman" w:eastAsia="Times New Roman" w:hAnsi="Times New Roman" w:cs="Times New Roman"/>
          <w:sz w:val="24"/>
          <w:szCs w:val="24"/>
        </w:rPr>
        <w:t>Philippov</w:t>
      </w:r>
      <w:proofErr w:type="spellEnd"/>
      <w:r w:rsidRPr="00B43088">
        <w:rPr>
          <w:rFonts w:ascii="Times New Roman" w:eastAsia="Times New Roman" w:hAnsi="Times New Roman" w:cs="Times New Roman"/>
          <w:sz w:val="24"/>
          <w:szCs w:val="24"/>
        </w:rPr>
        <w:t xml:space="preserve"> DA, Ravin NV, </w:t>
      </w:r>
      <w:proofErr w:type="spellStart"/>
      <w:r w:rsidRPr="00B43088">
        <w:rPr>
          <w:rFonts w:ascii="Times New Roman" w:eastAsia="Times New Roman" w:hAnsi="Times New Roman" w:cs="Times New Roman"/>
          <w:sz w:val="24"/>
          <w:szCs w:val="24"/>
        </w:rPr>
        <w:t>Dedysh</w:t>
      </w:r>
      <w:proofErr w:type="spellEnd"/>
      <w:r w:rsidRPr="00B43088">
        <w:rPr>
          <w:rFonts w:ascii="Times New Roman" w:eastAsia="Times New Roman" w:hAnsi="Times New Roman" w:cs="Times New Roman"/>
          <w:sz w:val="24"/>
          <w:szCs w:val="24"/>
        </w:rPr>
        <w:t xml:space="preserve"> SN. 2022. </w:t>
      </w:r>
      <w:proofErr w:type="spellStart"/>
      <w:r w:rsidRPr="00B43088">
        <w:rPr>
          <w:rFonts w:ascii="Times New Roman" w:eastAsia="Times New Roman" w:hAnsi="Times New Roman" w:cs="Times New Roman"/>
          <w:sz w:val="24"/>
          <w:szCs w:val="24"/>
        </w:rPr>
        <w:t>Rokubacteria</w:t>
      </w:r>
      <w:proofErr w:type="spellEnd"/>
      <w:r w:rsidRPr="00B43088">
        <w:rPr>
          <w:rFonts w:ascii="Times New Roman" w:eastAsia="Times New Roman" w:hAnsi="Times New Roman" w:cs="Times New Roman"/>
          <w:sz w:val="24"/>
          <w:szCs w:val="24"/>
        </w:rPr>
        <w:t xml:space="preserve"> in Northern Peatlands: Habitat Preferences and Diversity Patterns. Microorganisms 10.</w:t>
      </w:r>
    </w:p>
    <w:p w14:paraId="4791F52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Tveit</w:t>
      </w:r>
      <w:proofErr w:type="spellEnd"/>
      <w:r w:rsidRPr="00B43088">
        <w:rPr>
          <w:rFonts w:ascii="Times New Roman" w:eastAsia="Times New Roman" w:hAnsi="Times New Roman" w:cs="Times New Roman"/>
          <w:sz w:val="24"/>
          <w:szCs w:val="24"/>
        </w:rPr>
        <w:t xml:space="preserve"> AT, </w:t>
      </w:r>
      <w:proofErr w:type="spellStart"/>
      <w:r w:rsidRPr="00B43088">
        <w:rPr>
          <w:rFonts w:ascii="Times New Roman" w:eastAsia="Times New Roman" w:hAnsi="Times New Roman" w:cs="Times New Roman"/>
          <w:sz w:val="24"/>
          <w:szCs w:val="24"/>
        </w:rPr>
        <w:t>Hestnes</w:t>
      </w:r>
      <w:proofErr w:type="spellEnd"/>
      <w:r w:rsidRPr="00B43088">
        <w:rPr>
          <w:rFonts w:ascii="Times New Roman" w:eastAsia="Times New Roman" w:hAnsi="Times New Roman" w:cs="Times New Roman"/>
          <w:sz w:val="24"/>
          <w:szCs w:val="24"/>
        </w:rPr>
        <w:t xml:space="preserve"> AG, Robinson SL, </w:t>
      </w:r>
      <w:proofErr w:type="spellStart"/>
      <w:r w:rsidRPr="00B43088">
        <w:rPr>
          <w:rFonts w:ascii="Times New Roman" w:eastAsia="Times New Roman" w:hAnsi="Times New Roman" w:cs="Times New Roman"/>
          <w:sz w:val="24"/>
          <w:szCs w:val="24"/>
        </w:rPr>
        <w:t>Schintlmeister</w:t>
      </w:r>
      <w:proofErr w:type="spellEnd"/>
      <w:r w:rsidRPr="00B43088">
        <w:rPr>
          <w:rFonts w:ascii="Times New Roman" w:eastAsia="Times New Roman" w:hAnsi="Times New Roman" w:cs="Times New Roman"/>
          <w:sz w:val="24"/>
          <w:szCs w:val="24"/>
        </w:rPr>
        <w:t xml:space="preserve"> A, </w:t>
      </w:r>
      <w:proofErr w:type="spellStart"/>
      <w:r w:rsidRPr="00B43088">
        <w:rPr>
          <w:rFonts w:ascii="Times New Roman" w:eastAsia="Times New Roman" w:hAnsi="Times New Roman" w:cs="Times New Roman"/>
          <w:sz w:val="24"/>
          <w:szCs w:val="24"/>
        </w:rPr>
        <w:t>Dedysh</w:t>
      </w:r>
      <w:proofErr w:type="spellEnd"/>
      <w:r w:rsidRPr="00B43088">
        <w:rPr>
          <w:rFonts w:ascii="Times New Roman" w:eastAsia="Times New Roman" w:hAnsi="Times New Roman" w:cs="Times New Roman"/>
          <w:sz w:val="24"/>
          <w:szCs w:val="24"/>
        </w:rPr>
        <w:t xml:space="preserve"> SN, </w:t>
      </w:r>
      <w:proofErr w:type="spellStart"/>
      <w:r w:rsidRPr="00B43088">
        <w:rPr>
          <w:rFonts w:ascii="Times New Roman" w:eastAsia="Times New Roman" w:hAnsi="Times New Roman" w:cs="Times New Roman"/>
          <w:sz w:val="24"/>
          <w:szCs w:val="24"/>
        </w:rPr>
        <w:t>Jehmlich</w:t>
      </w:r>
      <w:proofErr w:type="spellEnd"/>
      <w:r w:rsidRPr="00B43088">
        <w:rPr>
          <w:rFonts w:ascii="Times New Roman" w:eastAsia="Times New Roman" w:hAnsi="Times New Roman" w:cs="Times New Roman"/>
          <w:sz w:val="24"/>
          <w:szCs w:val="24"/>
        </w:rPr>
        <w:t xml:space="preserve"> N, von Bergen M, Herbold C, Wagner M, Richter A, </w:t>
      </w:r>
      <w:proofErr w:type="spellStart"/>
      <w:r w:rsidRPr="00B43088">
        <w:rPr>
          <w:rFonts w:ascii="Times New Roman" w:eastAsia="Times New Roman" w:hAnsi="Times New Roman" w:cs="Times New Roman"/>
          <w:sz w:val="24"/>
          <w:szCs w:val="24"/>
        </w:rPr>
        <w:t>Svenning</w:t>
      </w:r>
      <w:proofErr w:type="spellEnd"/>
      <w:r w:rsidRPr="00B43088">
        <w:rPr>
          <w:rFonts w:ascii="Times New Roman" w:eastAsia="Times New Roman" w:hAnsi="Times New Roman" w:cs="Times New Roman"/>
          <w:sz w:val="24"/>
          <w:szCs w:val="24"/>
        </w:rPr>
        <w:t xml:space="preserve"> MM. 2019. Widespread soil bacterium that oxidizes atmospheric methane. Proceedings of the National Academy of Sciences 116:8515–8524.</w:t>
      </w:r>
    </w:p>
    <w:p w14:paraId="45767052"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lastRenderedPageBreak/>
        <w:t>Prauser</w:t>
      </w:r>
      <w:proofErr w:type="spellEnd"/>
      <w:r w:rsidRPr="00B43088">
        <w:rPr>
          <w:rFonts w:ascii="Times New Roman" w:eastAsia="Times New Roman" w:hAnsi="Times New Roman" w:cs="Times New Roman"/>
          <w:sz w:val="24"/>
          <w:szCs w:val="24"/>
        </w:rPr>
        <w:t xml:space="preserve"> H. 1976. </w:t>
      </w:r>
      <w:proofErr w:type="spellStart"/>
      <w:r w:rsidRPr="00B43088">
        <w:rPr>
          <w:rFonts w:ascii="Times New Roman" w:eastAsia="Times New Roman" w:hAnsi="Times New Roman" w:cs="Times New Roman"/>
          <w:sz w:val="24"/>
          <w:szCs w:val="24"/>
        </w:rPr>
        <w:t>Nocardioides</w:t>
      </w:r>
      <w:proofErr w:type="spellEnd"/>
      <w:r w:rsidRPr="00B43088">
        <w:rPr>
          <w:rFonts w:ascii="Times New Roman" w:eastAsia="Times New Roman" w:hAnsi="Times New Roman" w:cs="Times New Roman"/>
          <w:sz w:val="24"/>
          <w:szCs w:val="24"/>
        </w:rPr>
        <w:t xml:space="preserve">, a New Genus of the Order </w:t>
      </w:r>
      <w:proofErr w:type="spellStart"/>
      <w:r w:rsidRPr="00B43088">
        <w:rPr>
          <w:rFonts w:ascii="Times New Roman" w:eastAsia="Times New Roman" w:hAnsi="Times New Roman" w:cs="Times New Roman"/>
          <w:sz w:val="24"/>
          <w:szCs w:val="24"/>
        </w:rPr>
        <w:t>Actinomycetales</w:t>
      </w:r>
      <w:proofErr w:type="spellEnd"/>
      <w:r w:rsidRPr="00B43088">
        <w:rPr>
          <w:rFonts w:ascii="Times New Roman" w:eastAsia="Times New Roman" w:hAnsi="Times New Roman" w:cs="Times New Roman"/>
          <w:sz w:val="24"/>
          <w:szCs w:val="24"/>
        </w:rPr>
        <w:t>. International Journal of Systematic and Evolutionary Microbiology. Microbiology Society.</w:t>
      </w:r>
    </w:p>
    <w:p w14:paraId="6BBFD87F"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Loynachan</w:t>
      </w:r>
      <w:proofErr w:type="spellEnd"/>
      <w:r w:rsidRPr="00B43088">
        <w:rPr>
          <w:rFonts w:ascii="Times New Roman" w:eastAsia="Times New Roman" w:hAnsi="Times New Roman" w:cs="Times New Roman"/>
          <w:sz w:val="24"/>
          <w:szCs w:val="24"/>
        </w:rPr>
        <w:t xml:space="preserve"> T. 2008. Soil Actinomycetes.</w:t>
      </w:r>
    </w:p>
    <w:p w14:paraId="39E170C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Zheng C, Kong K, Zhang Y, Yang W, Wu L, Munir MZ, Ji B, Muneer MA. 2022. Differential response of bacterial diversity and community composition to different tree ages of pomelo under red and paddy soils. Frontiers in Microbiology 13.</w:t>
      </w:r>
    </w:p>
    <w:p w14:paraId="18AF764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Pukall</w:t>
      </w:r>
      <w:proofErr w:type="spellEnd"/>
      <w:r w:rsidRPr="00B43088">
        <w:rPr>
          <w:rFonts w:ascii="Times New Roman" w:eastAsia="Times New Roman" w:hAnsi="Times New Roman" w:cs="Times New Roman"/>
          <w:sz w:val="24"/>
          <w:szCs w:val="24"/>
        </w:rPr>
        <w:t xml:space="preserve"> R, Lapidus A, </w:t>
      </w:r>
      <w:proofErr w:type="spellStart"/>
      <w:r w:rsidRPr="00B43088">
        <w:rPr>
          <w:rFonts w:ascii="Times New Roman" w:eastAsia="Times New Roman" w:hAnsi="Times New Roman" w:cs="Times New Roman"/>
          <w:sz w:val="24"/>
          <w:szCs w:val="24"/>
        </w:rPr>
        <w:t>Glavina</w:t>
      </w:r>
      <w:proofErr w:type="spellEnd"/>
      <w:r w:rsidRPr="00B43088">
        <w:rPr>
          <w:rFonts w:ascii="Times New Roman" w:eastAsia="Times New Roman" w:hAnsi="Times New Roman" w:cs="Times New Roman"/>
          <w:sz w:val="24"/>
          <w:szCs w:val="24"/>
        </w:rPr>
        <w:t xml:space="preserve"> Del Rio T, Copeland A, Tice H, Cheng J-F, Lucas S, Chen F, Nolan M, Bruce D, Goodwin L, </w:t>
      </w:r>
      <w:proofErr w:type="spellStart"/>
      <w:r w:rsidRPr="00B43088">
        <w:rPr>
          <w:rFonts w:ascii="Times New Roman" w:eastAsia="Times New Roman" w:hAnsi="Times New Roman" w:cs="Times New Roman"/>
          <w:sz w:val="24"/>
          <w:szCs w:val="24"/>
        </w:rPr>
        <w:t>Pitluck</w:t>
      </w:r>
      <w:proofErr w:type="spellEnd"/>
      <w:r w:rsidRPr="00B43088">
        <w:rPr>
          <w:rFonts w:ascii="Times New Roman" w:eastAsia="Times New Roman" w:hAnsi="Times New Roman" w:cs="Times New Roman"/>
          <w:sz w:val="24"/>
          <w:szCs w:val="24"/>
        </w:rPr>
        <w:t xml:space="preserve"> S, </w:t>
      </w:r>
      <w:proofErr w:type="spellStart"/>
      <w:r w:rsidRPr="00B43088">
        <w:rPr>
          <w:rFonts w:ascii="Times New Roman" w:eastAsia="Times New Roman" w:hAnsi="Times New Roman" w:cs="Times New Roman"/>
          <w:sz w:val="24"/>
          <w:szCs w:val="24"/>
        </w:rPr>
        <w:t>Mavromatis</w:t>
      </w:r>
      <w:proofErr w:type="spellEnd"/>
      <w:r w:rsidRPr="00B43088">
        <w:rPr>
          <w:rFonts w:ascii="Times New Roman" w:eastAsia="Times New Roman" w:hAnsi="Times New Roman" w:cs="Times New Roman"/>
          <w:sz w:val="24"/>
          <w:szCs w:val="24"/>
        </w:rPr>
        <w:t xml:space="preserve"> K, Ivanova N, </w:t>
      </w:r>
      <w:proofErr w:type="spellStart"/>
      <w:r w:rsidRPr="00B43088">
        <w:rPr>
          <w:rFonts w:ascii="Times New Roman" w:eastAsia="Times New Roman" w:hAnsi="Times New Roman" w:cs="Times New Roman"/>
          <w:sz w:val="24"/>
          <w:szCs w:val="24"/>
        </w:rPr>
        <w:t>Ovchinnikova</w:t>
      </w:r>
      <w:proofErr w:type="spellEnd"/>
      <w:r w:rsidRPr="00B43088">
        <w:rPr>
          <w:rFonts w:ascii="Times New Roman" w:eastAsia="Times New Roman" w:hAnsi="Times New Roman" w:cs="Times New Roman"/>
          <w:sz w:val="24"/>
          <w:szCs w:val="24"/>
        </w:rPr>
        <w:t xml:space="preserve"> G, Pati A, Chen A, </w:t>
      </w:r>
      <w:proofErr w:type="spellStart"/>
      <w:r w:rsidRPr="00B43088">
        <w:rPr>
          <w:rFonts w:ascii="Times New Roman" w:eastAsia="Times New Roman" w:hAnsi="Times New Roman" w:cs="Times New Roman"/>
          <w:sz w:val="24"/>
          <w:szCs w:val="24"/>
        </w:rPr>
        <w:t>Palaniappan</w:t>
      </w:r>
      <w:proofErr w:type="spellEnd"/>
      <w:r w:rsidRPr="00B43088">
        <w:rPr>
          <w:rFonts w:ascii="Times New Roman" w:eastAsia="Times New Roman" w:hAnsi="Times New Roman" w:cs="Times New Roman"/>
          <w:sz w:val="24"/>
          <w:szCs w:val="24"/>
        </w:rPr>
        <w:t xml:space="preserve"> K, Land M, Hauser L, Chang Y-J, Jeffries CD, Chain P, </w:t>
      </w:r>
      <w:proofErr w:type="spellStart"/>
      <w:r w:rsidRPr="00B43088">
        <w:rPr>
          <w:rFonts w:ascii="Times New Roman" w:eastAsia="Times New Roman" w:hAnsi="Times New Roman" w:cs="Times New Roman"/>
          <w:sz w:val="24"/>
          <w:szCs w:val="24"/>
        </w:rPr>
        <w:t>Meincke</w:t>
      </w:r>
      <w:proofErr w:type="spellEnd"/>
      <w:r w:rsidRPr="00B43088">
        <w:rPr>
          <w:rFonts w:ascii="Times New Roman" w:eastAsia="Times New Roman" w:hAnsi="Times New Roman" w:cs="Times New Roman"/>
          <w:sz w:val="24"/>
          <w:szCs w:val="24"/>
        </w:rPr>
        <w:t xml:space="preserve"> L, Sims D, </w:t>
      </w:r>
      <w:proofErr w:type="spellStart"/>
      <w:r w:rsidRPr="00B43088">
        <w:rPr>
          <w:rFonts w:ascii="Times New Roman" w:eastAsia="Times New Roman" w:hAnsi="Times New Roman" w:cs="Times New Roman"/>
          <w:sz w:val="24"/>
          <w:szCs w:val="24"/>
        </w:rPr>
        <w:t>Brettin</w:t>
      </w:r>
      <w:proofErr w:type="spellEnd"/>
      <w:r w:rsidRPr="00B43088">
        <w:rPr>
          <w:rFonts w:ascii="Times New Roman" w:eastAsia="Times New Roman" w:hAnsi="Times New Roman" w:cs="Times New Roman"/>
          <w:sz w:val="24"/>
          <w:szCs w:val="24"/>
        </w:rPr>
        <w:t xml:space="preserve"> T, </w:t>
      </w:r>
      <w:proofErr w:type="spellStart"/>
      <w:r w:rsidRPr="00B43088">
        <w:rPr>
          <w:rFonts w:ascii="Times New Roman" w:eastAsia="Times New Roman" w:hAnsi="Times New Roman" w:cs="Times New Roman"/>
          <w:sz w:val="24"/>
          <w:szCs w:val="24"/>
        </w:rPr>
        <w:t>Detter</w:t>
      </w:r>
      <w:proofErr w:type="spellEnd"/>
      <w:r w:rsidRPr="00B43088">
        <w:rPr>
          <w:rFonts w:ascii="Times New Roman" w:eastAsia="Times New Roman" w:hAnsi="Times New Roman" w:cs="Times New Roman"/>
          <w:sz w:val="24"/>
          <w:szCs w:val="24"/>
        </w:rPr>
        <w:t xml:space="preserve"> JC, Rohde M, </w:t>
      </w:r>
      <w:proofErr w:type="spellStart"/>
      <w:r w:rsidRPr="00B43088">
        <w:rPr>
          <w:rFonts w:ascii="Times New Roman" w:eastAsia="Times New Roman" w:hAnsi="Times New Roman" w:cs="Times New Roman"/>
          <w:sz w:val="24"/>
          <w:szCs w:val="24"/>
        </w:rPr>
        <w:t>Göker</w:t>
      </w:r>
      <w:proofErr w:type="spellEnd"/>
      <w:r w:rsidRPr="00B43088">
        <w:rPr>
          <w:rFonts w:ascii="Times New Roman" w:eastAsia="Times New Roman" w:hAnsi="Times New Roman" w:cs="Times New Roman"/>
          <w:sz w:val="24"/>
          <w:szCs w:val="24"/>
        </w:rPr>
        <w:t xml:space="preserve"> M, Bristow J, Eisen JA, Markowitz V, </w:t>
      </w:r>
      <w:proofErr w:type="spellStart"/>
      <w:r w:rsidRPr="00B43088">
        <w:rPr>
          <w:rFonts w:ascii="Times New Roman" w:eastAsia="Times New Roman" w:hAnsi="Times New Roman" w:cs="Times New Roman"/>
          <w:sz w:val="24"/>
          <w:szCs w:val="24"/>
        </w:rPr>
        <w:t>Kyrpides</w:t>
      </w:r>
      <w:proofErr w:type="spellEnd"/>
      <w:r w:rsidRPr="00B43088">
        <w:rPr>
          <w:rFonts w:ascii="Times New Roman" w:eastAsia="Times New Roman" w:hAnsi="Times New Roman" w:cs="Times New Roman"/>
          <w:sz w:val="24"/>
          <w:szCs w:val="24"/>
        </w:rPr>
        <w:t xml:space="preserve"> NC, </w:t>
      </w:r>
      <w:proofErr w:type="spellStart"/>
      <w:r w:rsidRPr="00B43088">
        <w:rPr>
          <w:rFonts w:ascii="Times New Roman" w:eastAsia="Times New Roman" w:hAnsi="Times New Roman" w:cs="Times New Roman"/>
          <w:sz w:val="24"/>
          <w:szCs w:val="24"/>
        </w:rPr>
        <w:t>Klenk</w:t>
      </w:r>
      <w:proofErr w:type="spellEnd"/>
      <w:r w:rsidRPr="00B43088">
        <w:rPr>
          <w:rFonts w:ascii="Times New Roman" w:eastAsia="Times New Roman" w:hAnsi="Times New Roman" w:cs="Times New Roman"/>
          <w:sz w:val="24"/>
          <w:szCs w:val="24"/>
        </w:rPr>
        <w:t xml:space="preserve"> H-P, </w:t>
      </w:r>
      <w:proofErr w:type="spellStart"/>
      <w:r w:rsidRPr="00B43088">
        <w:rPr>
          <w:rFonts w:ascii="Times New Roman" w:eastAsia="Times New Roman" w:hAnsi="Times New Roman" w:cs="Times New Roman"/>
          <w:sz w:val="24"/>
          <w:szCs w:val="24"/>
        </w:rPr>
        <w:t>Hugenholtz</w:t>
      </w:r>
      <w:proofErr w:type="spellEnd"/>
      <w:r w:rsidRPr="00B43088">
        <w:rPr>
          <w:rFonts w:ascii="Times New Roman" w:eastAsia="Times New Roman" w:hAnsi="Times New Roman" w:cs="Times New Roman"/>
          <w:sz w:val="24"/>
          <w:szCs w:val="24"/>
        </w:rPr>
        <w:t xml:space="preserve"> P. 2010. Complete genome sequence of </w:t>
      </w:r>
      <w:proofErr w:type="spellStart"/>
      <w:r w:rsidRPr="00B43088">
        <w:rPr>
          <w:rFonts w:ascii="Times New Roman" w:eastAsia="Times New Roman" w:hAnsi="Times New Roman" w:cs="Times New Roman"/>
          <w:sz w:val="24"/>
          <w:szCs w:val="24"/>
        </w:rPr>
        <w:t>Conexibacter</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woesei</w:t>
      </w:r>
      <w:proofErr w:type="spellEnd"/>
      <w:r w:rsidRPr="00B43088">
        <w:rPr>
          <w:rFonts w:ascii="Times New Roman" w:eastAsia="Times New Roman" w:hAnsi="Times New Roman" w:cs="Times New Roman"/>
          <w:sz w:val="24"/>
          <w:szCs w:val="24"/>
        </w:rPr>
        <w:t xml:space="preserve"> type strain (ID131577T). Standards in Genomic Sciences 2:212–219.</w:t>
      </w:r>
    </w:p>
    <w:p w14:paraId="1E5862CC"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Evtushenko LI. 2015. </w:t>
      </w:r>
      <w:proofErr w:type="spellStart"/>
      <w:r w:rsidRPr="00B43088">
        <w:rPr>
          <w:rFonts w:ascii="Times New Roman" w:eastAsia="Times New Roman" w:hAnsi="Times New Roman" w:cs="Times New Roman"/>
          <w:sz w:val="24"/>
          <w:szCs w:val="24"/>
        </w:rPr>
        <w:t>Marmoricola</w:t>
      </w:r>
      <w:proofErr w:type="spellEnd"/>
      <w:r w:rsidRPr="00B43088">
        <w:rPr>
          <w:rFonts w:ascii="Times New Roman" w:eastAsia="Times New Roman" w:hAnsi="Times New Roman" w:cs="Times New Roman"/>
          <w:sz w:val="24"/>
          <w:szCs w:val="24"/>
        </w:rPr>
        <w:t xml:space="preserve">, p. 1–27. In </w:t>
      </w:r>
      <w:proofErr w:type="spellStart"/>
      <w:r w:rsidRPr="00B43088">
        <w:rPr>
          <w:rFonts w:ascii="Times New Roman" w:eastAsia="Times New Roman" w:hAnsi="Times New Roman" w:cs="Times New Roman"/>
          <w:sz w:val="24"/>
          <w:szCs w:val="24"/>
        </w:rPr>
        <w:t>Bergey’s</w:t>
      </w:r>
      <w:proofErr w:type="spellEnd"/>
      <w:r w:rsidRPr="00B43088">
        <w:rPr>
          <w:rFonts w:ascii="Times New Roman" w:eastAsia="Times New Roman" w:hAnsi="Times New Roman" w:cs="Times New Roman"/>
          <w:sz w:val="24"/>
          <w:szCs w:val="24"/>
        </w:rPr>
        <w:t xml:space="preserve"> Manual of Systematics of Archaea and Bacteria.</w:t>
      </w:r>
    </w:p>
    <w:p w14:paraId="3FD2F504"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Jia M, Sun X, Chen M, Liu S, Zhou J, Peng X. 2022. Deciphering the microbial diversity associated with healthy and wilted Paeonia suffruticosa rhizosphere soil. Frontiers in Microbiology 13.</w:t>
      </w:r>
    </w:p>
    <w:p w14:paraId="1B0E6A2E"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Singavarapu</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Bala</w:t>
      </w:r>
      <w:proofErr w:type="spellEnd"/>
      <w:r w:rsidRPr="00B43088">
        <w:rPr>
          <w:rFonts w:ascii="Times New Roman" w:eastAsia="Times New Roman" w:hAnsi="Times New Roman" w:cs="Times New Roman"/>
          <w:sz w:val="24"/>
          <w:szCs w:val="24"/>
        </w:rPr>
        <w:t xml:space="preserve">, Du </w:t>
      </w:r>
      <w:proofErr w:type="spellStart"/>
      <w:r w:rsidRPr="00B43088">
        <w:rPr>
          <w:rFonts w:ascii="Times New Roman" w:eastAsia="Times New Roman" w:hAnsi="Times New Roman" w:cs="Times New Roman"/>
          <w:sz w:val="24"/>
          <w:szCs w:val="24"/>
        </w:rPr>
        <w:t>Jianqing</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Beugnon</w:t>
      </w:r>
      <w:proofErr w:type="spellEnd"/>
      <w:r w:rsidRPr="00B43088">
        <w:rPr>
          <w:rFonts w:ascii="Times New Roman" w:eastAsia="Times New Roman" w:hAnsi="Times New Roman" w:cs="Times New Roman"/>
          <w:sz w:val="24"/>
          <w:szCs w:val="24"/>
        </w:rPr>
        <w:t xml:space="preserve"> Rémy, </w:t>
      </w:r>
      <w:proofErr w:type="spellStart"/>
      <w:r w:rsidRPr="00B43088">
        <w:rPr>
          <w:rFonts w:ascii="Times New Roman" w:eastAsia="Times New Roman" w:hAnsi="Times New Roman" w:cs="Times New Roman"/>
          <w:sz w:val="24"/>
          <w:szCs w:val="24"/>
        </w:rPr>
        <w:t>Cesarz</w:t>
      </w:r>
      <w:proofErr w:type="spellEnd"/>
      <w:r w:rsidRPr="00B43088">
        <w:rPr>
          <w:rFonts w:ascii="Times New Roman" w:eastAsia="Times New Roman" w:hAnsi="Times New Roman" w:cs="Times New Roman"/>
          <w:sz w:val="24"/>
          <w:szCs w:val="24"/>
        </w:rPr>
        <w:t xml:space="preserve"> Simone, Eisenhauer Nico, </w:t>
      </w:r>
      <w:proofErr w:type="spellStart"/>
      <w:r w:rsidRPr="00B43088">
        <w:rPr>
          <w:rFonts w:ascii="Times New Roman" w:eastAsia="Times New Roman" w:hAnsi="Times New Roman" w:cs="Times New Roman"/>
          <w:sz w:val="24"/>
          <w:szCs w:val="24"/>
        </w:rPr>
        <w:t>Xue</w:t>
      </w:r>
      <w:proofErr w:type="spellEnd"/>
      <w:r w:rsidRPr="00B43088">
        <w:rPr>
          <w:rFonts w:ascii="Times New Roman" w:eastAsia="Times New Roman" w:hAnsi="Times New Roman" w:cs="Times New Roman"/>
          <w:sz w:val="24"/>
          <w:szCs w:val="24"/>
        </w:rPr>
        <w:t xml:space="preserve"> Kai, Wang </w:t>
      </w:r>
      <w:proofErr w:type="spellStart"/>
      <w:r w:rsidRPr="00B43088">
        <w:rPr>
          <w:rFonts w:ascii="Times New Roman" w:eastAsia="Times New Roman" w:hAnsi="Times New Roman" w:cs="Times New Roman"/>
          <w:sz w:val="24"/>
          <w:szCs w:val="24"/>
        </w:rPr>
        <w:t>Yanfen</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Bruelheide</w:t>
      </w:r>
      <w:proofErr w:type="spellEnd"/>
      <w:r w:rsidRPr="00B43088">
        <w:rPr>
          <w:rFonts w:ascii="Times New Roman" w:eastAsia="Times New Roman" w:hAnsi="Times New Roman" w:cs="Times New Roman"/>
          <w:sz w:val="24"/>
          <w:szCs w:val="24"/>
        </w:rPr>
        <w:t xml:space="preserve"> Helge, </w:t>
      </w:r>
      <w:proofErr w:type="spellStart"/>
      <w:r w:rsidRPr="00B43088">
        <w:rPr>
          <w:rFonts w:ascii="Times New Roman" w:eastAsia="Times New Roman" w:hAnsi="Times New Roman" w:cs="Times New Roman"/>
          <w:sz w:val="24"/>
          <w:szCs w:val="24"/>
        </w:rPr>
        <w:t>Wubet</w:t>
      </w:r>
      <w:proofErr w:type="spellEnd"/>
      <w:r w:rsidRPr="00B43088">
        <w:rPr>
          <w:rFonts w:ascii="Times New Roman" w:eastAsia="Times New Roman" w:hAnsi="Times New Roman" w:cs="Times New Roman"/>
          <w:sz w:val="24"/>
          <w:szCs w:val="24"/>
        </w:rPr>
        <w:t xml:space="preserve"> Tesfaye. 2023. Functional Potential of Soil Microbial Communities and Their Subcommunities Varies with Tree Mycorrhizal Type and Tree Diversity. Microbiology Spectrum 11:e04578-22.</w:t>
      </w:r>
    </w:p>
    <w:p w14:paraId="130C246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lastRenderedPageBreak/>
        <w:t>Grueninger</w:t>
      </w:r>
      <w:proofErr w:type="spellEnd"/>
      <w:r w:rsidRPr="00B43088">
        <w:rPr>
          <w:rFonts w:ascii="Times New Roman" w:eastAsia="Times New Roman" w:hAnsi="Times New Roman" w:cs="Times New Roman"/>
          <w:sz w:val="24"/>
          <w:szCs w:val="24"/>
        </w:rPr>
        <w:t xml:space="preserve"> D, Schulz GE. 2006. Structure and Reaction Mechanism of l-</w:t>
      </w:r>
      <w:proofErr w:type="spellStart"/>
      <w:r w:rsidRPr="00B43088">
        <w:rPr>
          <w:rFonts w:ascii="Times New Roman" w:eastAsia="Times New Roman" w:hAnsi="Times New Roman" w:cs="Times New Roman"/>
          <w:sz w:val="24"/>
          <w:szCs w:val="24"/>
        </w:rPr>
        <w:t>Rhamnulose</w:t>
      </w:r>
      <w:proofErr w:type="spellEnd"/>
      <w:r w:rsidRPr="00B43088">
        <w:rPr>
          <w:rFonts w:ascii="Times New Roman" w:eastAsia="Times New Roman" w:hAnsi="Times New Roman" w:cs="Times New Roman"/>
          <w:sz w:val="24"/>
          <w:szCs w:val="24"/>
        </w:rPr>
        <w:t xml:space="preserve"> Kinase from Escherichia coli. Journal of Molecular Biology 359:787–797.</w:t>
      </w:r>
    </w:p>
    <w:p w14:paraId="53DC6385"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48E2CDB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Jaffar NS, Jawan R, Chong KP. 2023. The potential of lactic acid bacteria in mediating the control of plant diseases and plant growth stimulation in crop production - A mini review. Frontiers in Plant Science 13.</w:t>
      </w:r>
    </w:p>
    <w:p w14:paraId="3FF9DA1D"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Chanway</w:t>
      </w:r>
      <w:proofErr w:type="spellEnd"/>
      <w:r w:rsidRPr="00B43088">
        <w:rPr>
          <w:rFonts w:ascii="Times New Roman" w:eastAsia="Times New Roman" w:hAnsi="Times New Roman" w:cs="Times New Roman"/>
          <w:sz w:val="24"/>
          <w:szCs w:val="24"/>
        </w:rPr>
        <w:t xml:space="preserve"> CP, Holl FB. 1992. Influence of soil biota on Douglas-fir (</w:t>
      </w:r>
      <w:proofErr w:type="spellStart"/>
      <w:r w:rsidRPr="00B43088">
        <w:rPr>
          <w:rFonts w:ascii="Times New Roman" w:eastAsia="Times New Roman" w:hAnsi="Times New Roman" w:cs="Times New Roman"/>
          <w:sz w:val="24"/>
          <w:szCs w:val="24"/>
        </w:rPr>
        <w:t>Pseudotsuga</w:t>
      </w:r>
      <w:proofErr w:type="spellEnd"/>
      <w:r w:rsidRPr="00B43088">
        <w:rPr>
          <w:rFonts w:ascii="Times New Roman" w:eastAsia="Times New Roman" w:hAnsi="Times New Roman" w:cs="Times New Roman"/>
          <w:sz w:val="24"/>
          <w:szCs w:val="24"/>
        </w:rPr>
        <w:t xml:space="preserve"> </w:t>
      </w:r>
      <w:proofErr w:type="spellStart"/>
      <w:r w:rsidRPr="00B43088">
        <w:rPr>
          <w:rFonts w:ascii="Times New Roman" w:eastAsia="Times New Roman" w:hAnsi="Times New Roman" w:cs="Times New Roman"/>
          <w:sz w:val="24"/>
          <w:szCs w:val="24"/>
        </w:rPr>
        <w:t>menziesii</w:t>
      </w:r>
      <w:proofErr w:type="spellEnd"/>
      <w:r w:rsidRPr="00B43088">
        <w:rPr>
          <w:rFonts w:ascii="Times New Roman" w:eastAsia="Times New Roman" w:hAnsi="Times New Roman" w:cs="Times New Roman"/>
          <w:sz w:val="24"/>
          <w:szCs w:val="24"/>
        </w:rPr>
        <w:t>) seedling growth: the role of rhizosphere bacteria. Can J Bot 70:1025–1031.</w:t>
      </w:r>
    </w:p>
    <w:p w14:paraId="6F316A11"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B43088">
        <w:rPr>
          <w:rFonts w:ascii="Times New Roman" w:eastAsia="Times New Roman" w:hAnsi="Times New Roman" w:cs="Times New Roman"/>
          <w:sz w:val="24"/>
          <w:szCs w:val="24"/>
        </w:rPr>
        <w:t>Hareesha</w:t>
      </w:r>
      <w:proofErr w:type="spellEnd"/>
      <w:r w:rsidRPr="00B43088">
        <w:rPr>
          <w:rFonts w:ascii="Times New Roman" w:eastAsia="Times New Roman" w:hAnsi="Times New Roman" w:cs="Times New Roman"/>
          <w:sz w:val="24"/>
          <w:szCs w:val="24"/>
        </w:rPr>
        <w:t xml:space="preserve"> N, </w:t>
      </w:r>
      <w:proofErr w:type="spellStart"/>
      <w:r w:rsidRPr="00B43088">
        <w:rPr>
          <w:rFonts w:ascii="Times New Roman" w:eastAsia="Times New Roman" w:hAnsi="Times New Roman" w:cs="Times New Roman"/>
          <w:sz w:val="24"/>
          <w:szCs w:val="24"/>
        </w:rPr>
        <w:t>Manjunatha</w:t>
      </w:r>
      <w:proofErr w:type="spellEnd"/>
      <w:r w:rsidRPr="00B43088">
        <w:rPr>
          <w:rFonts w:ascii="Times New Roman" w:eastAsia="Times New Roman" w:hAnsi="Times New Roman" w:cs="Times New Roman"/>
          <w:sz w:val="24"/>
          <w:szCs w:val="24"/>
        </w:rPr>
        <w:t xml:space="preserve"> JG, Girish T, </w:t>
      </w:r>
      <w:proofErr w:type="spellStart"/>
      <w:r w:rsidRPr="00B43088">
        <w:rPr>
          <w:rFonts w:ascii="Times New Roman" w:eastAsia="Times New Roman" w:hAnsi="Times New Roman" w:cs="Times New Roman"/>
          <w:sz w:val="24"/>
          <w:szCs w:val="24"/>
        </w:rPr>
        <w:t>ALOthman</w:t>
      </w:r>
      <w:proofErr w:type="spellEnd"/>
      <w:r w:rsidRPr="00B43088">
        <w:rPr>
          <w:rFonts w:ascii="Times New Roman" w:eastAsia="Times New Roman" w:hAnsi="Times New Roman" w:cs="Times New Roman"/>
          <w:sz w:val="24"/>
          <w:szCs w:val="24"/>
        </w:rPr>
        <w:t xml:space="preserve"> ZA. Analysis of catechol as an environmental pollutant based on </w:t>
      </w:r>
      <w:proofErr w:type="spellStart"/>
      <w:r w:rsidRPr="00B43088">
        <w:rPr>
          <w:rFonts w:ascii="Times New Roman" w:eastAsia="Times New Roman" w:hAnsi="Times New Roman" w:cs="Times New Roman"/>
          <w:sz w:val="24"/>
          <w:szCs w:val="24"/>
        </w:rPr>
        <w:t>electropolymerised</w:t>
      </w:r>
      <w:proofErr w:type="spellEnd"/>
      <w:r w:rsidRPr="00B43088">
        <w:rPr>
          <w:rFonts w:ascii="Times New Roman" w:eastAsia="Times New Roman" w:hAnsi="Times New Roman" w:cs="Times New Roman"/>
          <w:sz w:val="24"/>
          <w:szCs w:val="24"/>
        </w:rPr>
        <w:t xml:space="preserve"> methyl orange modified carbon paste sensor. International Journal of Environmental Analytical Chemistry 1–13.</w:t>
      </w:r>
    </w:p>
    <w:p w14:paraId="55BEFEB8"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Garrido-Sanz D, Redondo-Nieto M, </w:t>
      </w:r>
      <w:proofErr w:type="spellStart"/>
      <w:r w:rsidRPr="00B43088">
        <w:rPr>
          <w:rFonts w:ascii="Times New Roman" w:eastAsia="Times New Roman" w:hAnsi="Times New Roman" w:cs="Times New Roman"/>
          <w:sz w:val="24"/>
          <w:szCs w:val="24"/>
        </w:rPr>
        <w:t>Guirado</w:t>
      </w:r>
      <w:proofErr w:type="spellEnd"/>
      <w:r w:rsidRPr="00B43088">
        <w:rPr>
          <w:rFonts w:ascii="Times New Roman" w:eastAsia="Times New Roman" w:hAnsi="Times New Roman" w:cs="Times New Roman"/>
          <w:sz w:val="24"/>
          <w:szCs w:val="24"/>
        </w:rPr>
        <w:t xml:space="preserve"> M, </w:t>
      </w:r>
      <w:proofErr w:type="spellStart"/>
      <w:r w:rsidRPr="00B43088">
        <w:rPr>
          <w:rFonts w:ascii="Times New Roman" w:eastAsia="Times New Roman" w:hAnsi="Times New Roman" w:cs="Times New Roman"/>
          <w:sz w:val="24"/>
          <w:szCs w:val="24"/>
        </w:rPr>
        <w:t>Pindado</w:t>
      </w:r>
      <w:proofErr w:type="spellEnd"/>
      <w:r w:rsidRPr="00B43088">
        <w:rPr>
          <w:rFonts w:ascii="Times New Roman" w:eastAsia="Times New Roman" w:hAnsi="Times New Roman" w:cs="Times New Roman"/>
          <w:sz w:val="24"/>
          <w:szCs w:val="24"/>
        </w:rPr>
        <w:t xml:space="preserve"> Jiménez O, </w:t>
      </w:r>
      <w:proofErr w:type="spellStart"/>
      <w:r w:rsidRPr="00B43088">
        <w:rPr>
          <w:rFonts w:ascii="Times New Roman" w:eastAsia="Times New Roman" w:hAnsi="Times New Roman" w:cs="Times New Roman"/>
          <w:sz w:val="24"/>
          <w:szCs w:val="24"/>
        </w:rPr>
        <w:t>Millán</w:t>
      </w:r>
      <w:proofErr w:type="spellEnd"/>
      <w:r w:rsidRPr="00B43088">
        <w:rPr>
          <w:rFonts w:ascii="Times New Roman" w:eastAsia="Times New Roman" w:hAnsi="Times New Roman" w:cs="Times New Roman"/>
          <w:sz w:val="24"/>
          <w:szCs w:val="24"/>
        </w:rPr>
        <w:t xml:space="preserve"> R, Martin M, </w:t>
      </w:r>
      <w:proofErr w:type="spellStart"/>
      <w:r w:rsidRPr="00B43088">
        <w:rPr>
          <w:rFonts w:ascii="Times New Roman" w:eastAsia="Times New Roman" w:hAnsi="Times New Roman" w:cs="Times New Roman"/>
          <w:sz w:val="24"/>
          <w:szCs w:val="24"/>
        </w:rPr>
        <w:t>Rivilla</w:t>
      </w:r>
      <w:proofErr w:type="spellEnd"/>
      <w:r w:rsidRPr="00B43088">
        <w:rPr>
          <w:rFonts w:ascii="Times New Roman" w:eastAsia="Times New Roman" w:hAnsi="Times New Roman" w:cs="Times New Roman"/>
          <w:sz w:val="24"/>
          <w:szCs w:val="24"/>
        </w:rPr>
        <w:t xml:space="preserve"> R. 2019. Metagenomic Insights into the Bacterial Functions of a Diesel-Degrading Consortium for the Rhizoremediation of Diesel-Polluted Soil. Genes 10.</w:t>
      </w:r>
    </w:p>
    <w:p w14:paraId="1B3EAC17" w14:textId="77777777" w:rsidR="00150205" w:rsidRPr="00B43088" w:rsidRDefault="00000000">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Prinz R, Spinelli R, </w:t>
      </w:r>
      <w:proofErr w:type="spellStart"/>
      <w:r w:rsidRPr="00B43088">
        <w:rPr>
          <w:rFonts w:ascii="Times New Roman" w:eastAsia="Times New Roman" w:hAnsi="Times New Roman" w:cs="Times New Roman"/>
          <w:sz w:val="24"/>
          <w:szCs w:val="24"/>
        </w:rPr>
        <w:t>Magagnotti</w:t>
      </w:r>
      <w:proofErr w:type="spellEnd"/>
      <w:r w:rsidRPr="00B43088">
        <w:rPr>
          <w:rFonts w:ascii="Times New Roman" w:eastAsia="Times New Roman" w:hAnsi="Times New Roman" w:cs="Times New Roman"/>
          <w:sz w:val="24"/>
          <w:szCs w:val="24"/>
        </w:rPr>
        <w:t xml:space="preserve"> N, </w:t>
      </w:r>
      <w:proofErr w:type="spellStart"/>
      <w:r w:rsidRPr="00B43088">
        <w:rPr>
          <w:rFonts w:ascii="Times New Roman" w:eastAsia="Times New Roman" w:hAnsi="Times New Roman" w:cs="Times New Roman"/>
          <w:sz w:val="24"/>
          <w:szCs w:val="24"/>
        </w:rPr>
        <w:t>Routa</w:t>
      </w:r>
      <w:proofErr w:type="spellEnd"/>
      <w:r w:rsidRPr="00B43088">
        <w:rPr>
          <w:rFonts w:ascii="Times New Roman" w:eastAsia="Times New Roman" w:hAnsi="Times New Roman" w:cs="Times New Roman"/>
          <w:sz w:val="24"/>
          <w:szCs w:val="24"/>
        </w:rPr>
        <w:t xml:space="preserve"> J, </w:t>
      </w:r>
      <w:proofErr w:type="spellStart"/>
      <w:r w:rsidRPr="00B43088">
        <w:rPr>
          <w:rFonts w:ascii="Times New Roman" w:eastAsia="Times New Roman" w:hAnsi="Times New Roman" w:cs="Times New Roman"/>
          <w:sz w:val="24"/>
          <w:szCs w:val="24"/>
        </w:rPr>
        <w:t>Asikainen</w:t>
      </w:r>
      <w:proofErr w:type="spellEnd"/>
      <w:r w:rsidRPr="00B43088">
        <w:rPr>
          <w:rFonts w:ascii="Times New Roman" w:eastAsia="Times New Roman" w:hAnsi="Times New Roman" w:cs="Times New Roman"/>
          <w:sz w:val="24"/>
          <w:szCs w:val="24"/>
        </w:rPr>
        <w:t xml:space="preserve"> A. 2018. Modifying the settings of CTL timber harvesting machines to reduce fuel consumption and CO2 emissions. Journal of Cleaner Production 197:208–217.</w:t>
      </w:r>
    </w:p>
    <w:p w14:paraId="3FE99DBE" w14:textId="5E2CF5A2" w:rsidR="00150205" w:rsidRPr="00B43088" w:rsidRDefault="00000000" w:rsidP="0088064F">
      <w:pPr>
        <w:numPr>
          <w:ilvl w:val="0"/>
          <w:numId w:val="1"/>
        </w:numPr>
        <w:spacing w:line="480" w:lineRule="auto"/>
        <w:ind w:right="80"/>
        <w:rPr>
          <w:rFonts w:ascii="Times New Roman" w:eastAsia="Times New Roman" w:hAnsi="Times New Roman" w:cs="Times New Roman"/>
          <w:sz w:val="24"/>
          <w:szCs w:val="24"/>
        </w:rPr>
      </w:pPr>
      <w:r w:rsidRPr="00B43088">
        <w:rPr>
          <w:rFonts w:ascii="Times New Roman" w:eastAsia="Times New Roman" w:hAnsi="Times New Roman" w:cs="Times New Roman"/>
          <w:sz w:val="24"/>
          <w:szCs w:val="24"/>
        </w:rPr>
        <w:t xml:space="preserve">Crawford L, </w:t>
      </w:r>
      <w:proofErr w:type="spellStart"/>
      <w:r w:rsidRPr="00B43088">
        <w:rPr>
          <w:rFonts w:ascii="Times New Roman" w:eastAsia="Times New Roman" w:hAnsi="Times New Roman" w:cs="Times New Roman"/>
          <w:sz w:val="24"/>
          <w:szCs w:val="24"/>
        </w:rPr>
        <w:t>Heinse</w:t>
      </w:r>
      <w:proofErr w:type="spellEnd"/>
      <w:r w:rsidRPr="00B43088">
        <w:rPr>
          <w:rFonts w:ascii="Times New Roman" w:eastAsia="Times New Roman" w:hAnsi="Times New Roman" w:cs="Times New Roman"/>
          <w:sz w:val="24"/>
          <w:szCs w:val="24"/>
        </w:rPr>
        <w:t xml:space="preserve"> R, </w:t>
      </w:r>
      <w:proofErr w:type="spellStart"/>
      <w:r w:rsidRPr="00B43088">
        <w:rPr>
          <w:rFonts w:ascii="Times New Roman" w:eastAsia="Times New Roman" w:hAnsi="Times New Roman" w:cs="Times New Roman"/>
          <w:sz w:val="24"/>
          <w:szCs w:val="24"/>
        </w:rPr>
        <w:t>Kimsey</w:t>
      </w:r>
      <w:proofErr w:type="spellEnd"/>
      <w:r w:rsidRPr="00B43088">
        <w:rPr>
          <w:rFonts w:ascii="Times New Roman" w:eastAsia="Times New Roman" w:hAnsi="Times New Roman" w:cs="Times New Roman"/>
          <w:sz w:val="24"/>
          <w:szCs w:val="24"/>
        </w:rPr>
        <w:t xml:space="preserve"> M, Page-</w:t>
      </w:r>
      <w:proofErr w:type="spellStart"/>
      <w:r w:rsidRPr="00B43088">
        <w:rPr>
          <w:rFonts w:ascii="Times New Roman" w:eastAsia="Times New Roman" w:hAnsi="Times New Roman" w:cs="Times New Roman"/>
          <w:sz w:val="24"/>
          <w:szCs w:val="24"/>
        </w:rPr>
        <w:t>Dumroese</w:t>
      </w:r>
      <w:proofErr w:type="spellEnd"/>
      <w:r w:rsidRPr="00B43088">
        <w:rPr>
          <w:rFonts w:ascii="Times New Roman" w:eastAsia="Times New Roman" w:hAnsi="Times New Roman" w:cs="Times New Roman"/>
          <w:sz w:val="24"/>
          <w:szCs w:val="24"/>
        </w:rPr>
        <w:t xml:space="preserve"> D. 2021. Soil Sustainability and Harvest Operations: A Review. General Technical Report RMRS-421. U.S. Department of Agriculture, Forest Service, Rocky Mountain Research Station.</w:t>
      </w:r>
    </w:p>
    <w:sectPr w:rsidR="00150205" w:rsidRPr="00B4308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stina Aujla" w:date="2023-12-21T00:28:00Z" w:initials="">
    <w:p w14:paraId="2F87B0DB" w14:textId="77777777" w:rsidR="00150205" w:rsidRDefault="00000000">
      <w:pPr>
        <w:widowControl w:val="0"/>
        <w:pBdr>
          <w:top w:val="nil"/>
          <w:left w:val="nil"/>
          <w:bottom w:val="nil"/>
          <w:right w:val="nil"/>
          <w:between w:val="nil"/>
        </w:pBdr>
        <w:spacing w:line="240" w:lineRule="auto"/>
        <w:rPr>
          <w:color w:val="000000"/>
        </w:rPr>
      </w:pPr>
      <w:r>
        <w:rPr>
          <w:color w:val="000000"/>
        </w:rPr>
        <w:t>Supplemental Material</w:t>
      </w:r>
    </w:p>
    <w:p w14:paraId="039882AD" w14:textId="77777777" w:rsidR="00150205" w:rsidRDefault="00000000">
      <w:pPr>
        <w:widowControl w:val="0"/>
        <w:pBdr>
          <w:top w:val="nil"/>
          <w:left w:val="nil"/>
          <w:bottom w:val="nil"/>
          <w:right w:val="nil"/>
          <w:between w:val="nil"/>
        </w:pBdr>
        <w:spacing w:line="240" w:lineRule="auto"/>
        <w:rPr>
          <w:color w:val="000000"/>
        </w:rPr>
      </w:pPr>
      <w:r>
        <w:rPr>
          <w:color w:val="000000"/>
        </w:rPr>
        <w:t>Please increase the font size for the plots, remove the #, and add Wilcoxon tests.</w:t>
      </w:r>
    </w:p>
  </w:comment>
  <w:comment w:id="7" w:author="Avril Metcalfe-Roach" w:date="2023-12-13T00:03:00Z" w:initials="">
    <w:p w14:paraId="0CD9D468" w14:textId="77777777" w:rsidR="00150205" w:rsidRDefault="00000000">
      <w:pPr>
        <w:widowControl w:val="0"/>
        <w:pBdr>
          <w:top w:val="nil"/>
          <w:left w:val="nil"/>
          <w:bottom w:val="nil"/>
          <w:right w:val="nil"/>
          <w:between w:val="nil"/>
        </w:pBdr>
        <w:spacing w:line="240" w:lineRule="auto"/>
        <w:rPr>
          <w:color w:val="000000"/>
        </w:rPr>
      </w:pPr>
      <w:r>
        <w:rPr>
          <w:color w:val="000000"/>
        </w:rPr>
        <w:t>Can you specify this in the preceding sentence to streamline the abstract?</w:t>
      </w:r>
    </w:p>
  </w:comment>
  <w:comment w:id="8" w:author="Anu Chauhan" w:date="2023-12-20T22:46:00Z" w:initials="">
    <w:p w14:paraId="1BB65E0B" w14:textId="77777777" w:rsidR="00150205" w:rsidRDefault="00000000">
      <w:pPr>
        <w:widowControl w:val="0"/>
        <w:pBdr>
          <w:top w:val="nil"/>
          <w:left w:val="nil"/>
          <w:bottom w:val="nil"/>
          <w:right w:val="nil"/>
          <w:between w:val="nil"/>
        </w:pBdr>
        <w:spacing w:line="240" w:lineRule="auto"/>
        <w:rPr>
          <w:color w:val="000000"/>
        </w:rPr>
      </w:pPr>
      <w:r>
        <w:rPr>
          <w:color w:val="000000"/>
        </w:rPr>
        <w:t>steal and reword a sentence from the intro to very briefly describe what the A and O horizons are?</w:t>
      </w:r>
    </w:p>
  </w:comment>
  <w:comment w:id="9" w:author="Ally Howard" w:date="2023-12-21T01:02:00Z" w:initials="">
    <w:p w14:paraId="3E4291AE" w14:textId="77777777" w:rsidR="00150205" w:rsidRDefault="00000000">
      <w:pPr>
        <w:widowControl w:val="0"/>
        <w:pBdr>
          <w:top w:val="nil"/>
          <w:left w:val="nil"/>
          <w:bottom w:val="nil"/>
          <w:right w:val="nil"/>
          <w:between w:val="nil"/>
        </w:pBdr>
        <w:spacing w:line="240" w:lineRule="auto"/>
        <w:rPr>
          <w:color w:val="000000"/>
        </w:rPr>
      </w:pPr>
      <w:r>
        <w:rPr>
          <w:color w:val="000000"/>
        </w:rPr>
        <w:t>i don't think we need to describe them here, i think he literally means just add this into the previous sentence</w:t>
      </w:r>
    </w:p>
  </w:comment>
  <w:comment w:id="13" w:author="Avril Metcalfe-Roach" w:date="2023-12-13T00:03:00Z" w:initials="">
    <w:p w14:paraId="1ADB9735" w14:textId="77777777" w:rsidR="00150205" w:rsidRDefault="00000000">
      <w:pPr>
        <w:widowControl w:val="0"/>
        <w:pBdr>
          <w:top w:val="nil"/>
          <w:left w:val="nil"/>
          <w:bottom w:val="nil"/>
          <w:right w:val="nil"/>
          <w:between w:val="nil"/>
        </w:pBdr>
        <w:spacing w:line="240" w:lineRule="auto"/>
        <w:rPr>
          <w:color w:val="000000"/>
        </w:rPr>
      </w:pPr>
      <w:r>
        <w:rPr>
          <w:color w:val="000000"/>
        </w:rPr>
        <w:t>Can you specify this in the preceding sentence to streamline the abstract?</w:t>
      </w:r>
    </w:p>
  </w:comment>
  <w:comment w:id="14" w:author="Anu Chauhan" w:date="2023-12-20T22:46:00Z" w:initials="">
    <w:p w14:paraId="75447B4E" w14:textId="77777777" w:rsidR="00150205" w:rsidRDefault="00000000">
      <w:pPr>
        <w:widowControl w:val="0"/>
        <w:pBdr>
          <w:top w:val="nil"/>
          <w:left w:val="nil"/>
          <w:bottom w:val="nil"/>
          <w:right w:val="nil"/>
          <w:between w:val="nil"/>
        </w:pBdr>
        <w:spacing w:line="240" w:lineRule="auto"/>
        <w:rPr>
          <w:color w:val="000000"/>
        </w:rPr>
      </w:pPr>
      <w:r>
        <w:rPr>
          <w:color w:val="000000"/>
        </w:rPr>
        <w:t>steal and reword a sentence from the intro to very briefly describe what the A and O horizons are?</w:t>
      </w:r>
    </w:p>
  </w:comment>
  <w:comment w:id="15" w:author="Ally Howard" w:date="2023-12-21T01:02:00Z" w:initials="">
    <w:p w14:paraId="5F3B623C" w14:textId="77777777" w:rsidR="00150205" w:rsidRDefault="00000000">
      <w:pPr>
        <w:widowControl w:val="0"/>
        <w:pBdr>
          <w:top w:val="nil"/>
          <w:left w:val="nil"/>
          <w:bottom w:val="nil"/>
          <w:right w:val="nil"/>
          <w:between w:val="nil"/>
        </w:pBdr>
        <w:spacing w:line="240" w:lineRule="auto"/>
        <w:rPr>
          <w:color w:val="000000"/>
        </w:rPr>
      </w:pPr>
      <w:r>
        <w:rPr>
          <w:color w:val="000000"/>
        </w:rPr>
        <w:t>i don't think we need to describe them here, i think he literally means just add this into the previous sentence</w:t>
      </w:r>
    </w:p>
  </w:comment>
  <w:comment w:id="16" w:author="Anu Chauhan" w:date="2023-12-20T21:56:00Z" w:initials="">
    <w:p w14:paraId="04347E3A" w14:textId="77777777" w:rsidR="00150205" w:rsidRDefault="00000000">
      <w:pPr>
        <w:widowControl w:val="0"/>
        <w:pBdr>
          <w:top w:val="nil"/>
          <w:left w:val="nil"/>
          <w:bottom w:val="nil"/>
          <w:right w:val="nil"/>
          <w:between w:val="nil"/>
        </w:pBdr>
        <w:spacing w:line="240" w:lineRule="auto"/>
        <w:rPr>
          <w:color w:val="000000"/>
        </w:rPr>
      </w:pPr>
      <w:r>
        <w:rPr>
          <w:color w:val="000000"/>
        </w:rPr>
        <w:t>help, what's x &amp; y</w:t>
      </w:r>
    </w:p>
  </w:comment>
  <w:comment w:id="17" w:author="Ally Howard" w:date="2023-12-21T01:08:00Z" w:initials="">
    <w:p w14:paraId="6CDB3628" w14:textId="77777777" w:rsidR="00150205" w:rsidRDefault="00000000">
      <w:pPr>
        <w:widowControl w:val="0"/>
        <w:pBdr>
          <w:top w:val="nil"/>
          <w:left w:val="nil"/>
          <w:bottom w:val="nil"/>
          <w:right w:val="nil"/>
          <w:between w:val="nil"/>
        </w:pBdr>
        <w:spacing w:line="240" w:lineRule="auto"/>
        <w:rPr>
          <w:color w:val="000000"/>
        </w:rPr>
      </w:pPr>
      <w:r>
        <w:rPr>
          <w:color w:val="000000"/>
        </w:rPr>
        <w:t>i feel like we can delete this and put the environmental quality thing at the end of this sentence?</w:t>
      </w:r>
    </w:p>
  </w:comment>
  <w:comment w:id="18" w:author="Ally Howard" w:date="2023-12-21T01:11:00Z" w:initials="">
    <w:p w14:paraId="30B99A7D" w14:textId="77777777" w:rsidR="00150205" w:rsidRDefault="00000000">
      <w:pPr>
        <w:widowControl w:val="0"/>
        <w:pBdr>
          <w:top w:val="nil"/>
          <w:left w:val="nil"/>
          <w:bottom w:val="nil"/>
          <w:right w:val="nil"/>
          <w:between w:val="nil"/>
        </w:pBdr>
        <w:spacing w:line="240" w:lineRule="auto"/>
        <w:rPr>
          <w:color w:val="000000"/>
        </w:rPr>
      </w:pPr>
      <w:r>
        <w:rPr>
          <w:color w:val="000000"/>
        </w:rPr>
        <w:t>wait nvm i see what you mean, i think we should just delete it though cause he said that could be a discussion point (presumably for the discussion section). I think the easier fix is just to take it out completely unless we want to write a whole new discussion paragraph</w:t>
      </w:r>
    </w:p>
  </w:comment>
  <w:comment w:id="20" w:author="Avril Metcalfe-Roach" w:date="2023-12-13T00:04:00Z" w:initials="">
    <w:p w14:paraId="5B686DEC" w14:textId="77777777" w:rsidR="00150205" w:rsidRDefault="00000000">
      <w:pPr>
        <w:widowControl w:val="0"/>
        <w:pBdr>
          <w:top w:val="nil"/>
          <w:left w:val="nil"/>
          <w:bottom w:val="nil"/>
          <w:right w:val="nil"/>
          <w:between w:val="nil"/>
        </w:pBdr>
        <w:spacing w:line="240" w:lineRule="auto"/>
        <w:rPr>
          <w:color w:val="000000"/>
        </w:rPr>
      </w:pPr>
      <w:r>
        <w:rPr>
          <w:color w:val="000000"/>
        </w:rPr>
        <w:t>This isn’t a possible outcome based only on microbiome data, but you can definitely have it as a discussion point. “aimed to characterize the microbiota through X and Y, which may give info about soil quality” kind of phrasing.</w:t>
      </w:r>
    </w:p>
  </w:comment>
  <w:comment w:id="21" w:author="Anu Chauhan" w:date="2023-12-20T22:46:00Z" w:initials="">
    <w:p w14:paraId="504DDFA2" w14:textId="77777777" w:rsidR="00150205" w:rsidRDefault="00000000">
      <w:pPr>
        <w:widowControl w:val="0"/>
        <w:pBdr>
          <w:top w:val="nil"/>
          <w:left w:val="nil"/>
          <w:bottom w:val="nil"/>
          <w:right w:val="nil"/>
          <w:between w:val="nil"/>
        </w:pBdr>
        <w:spacing w:line="240" w:lineRule="auto"/>
        <w:rPr>
          <w:color w:val="000000"/>
        </w:rPr>
      </w:pPr>
      <w:r>
        <w:rPr>
          <w:color w:val="000000"/>
        </w:rPr>
        <w:t>still have no clue what to put down for X &amp; Y</w:t>
      </w:r>
    </w:p>
  </w:comment>
  <w:comment w:id="24" w:author="Avril Metcalfe-Roach" w:date="2023-12-13T00:11:00Z" w:initials="">
    <w:p w14:paraId="56892F14" w14:textId="77777777" w:rsidR="00150205" w:rsidRDefault="00000000">
      <w:pPr>
        <w:widowControl w:val="0"/>
        <w:pBdr>
          <w:top w:val="nil"/>
          <w:left w:val="nil"/>
          <w:bottom w:val="nil"/>
          <w:right w:val="nil"/>
          <w:between w:val="nil"/>
        </w:pBdr>
        <w:spacing w:line="240" w:lineRule="auto"/>
        <w:rPr>
          <w:color w:val="000000"/>
        </w:rPr>
      </w:pPr>
      <w:r>
        <w:rPr>
          <w:color w:val="000000"/>
        </w:rPr>
        <w:t>Can you make the significance of the logging a bit clearer?</w:t>
      </w:r>
    </w:p>
  </w:comment>
  <w:comment w:id="25" w:author="Anu Chauhan" w:date="2023-12-20T22:45:00Z" w:initials="">
    <w:p w14:paraId="67DFFB50" w14:textId="77777777" w:rsidR="00150205" w:rsidRDefault="00000000">
      <w:pPr>
        <w:widowControl w:val="0"/>
        <w:pBdr>
          <w:top w:val="nil"/>
          <w:left w:val="nil"/>
          <w:bottom w:val="nil"/>
          <w:right w:val="nil"/>
          <w:between w:val="nil"/>
        </w:pBdr>
        <w:spacing w:line="240" w:lineRule="auto"/>
        <w:rPr>
          <w:color w:val="000000"/>
        </w:rPr>
      </w:pPr>
      <w:r>
        <w:rPr>
          <w:color w:val="000000"/>
        </w:rPr>
        <w:t>I believe this is addressed in the intro, maybe steal a sentence and restructure it for the abstract?</w:t>
      </w:r>
    </w:p>
  </w:comment>
  <w:comment w:id="26" w:author="Anu Chauhan" w:date="2023-12-20T22:28:00Z" w:initials="">
    <w:p w14:paraId="16B91F3B" w14:textId="77777777" w:rsidR="00150205" w:rsidRDefault="00000000">
      <w:pPr>
        <w:widowControl w:val="0"/>
        <w:pBdr>
          <w:top w:val="nil"/>
          <w:left w:val="nil"/>
          <w:bottom w:val="nil"/>
          <w:right w:val="nil"/>
          <w:between w:val="nil"/>
        </w:pBdr>
        <w:spacing w:line="240" w:lineRule="auto"/>
        <w:rPr>
          <w:color w:val="000000"/>
        </w:rPr>
      </w:pPr>
      <w:r>
        <w:rPr>
          <w:color w:val="000000"/>
        </w:rPr>
        <w:t>Does this address his comment about emphasizing the correlations to logging? (see comment above)</w:t>
      </w:r>
    </w:p>
  </w:comment>
  <w:comment w:id="28" w:author="Avril Metcalfe-Roach" w:date="2023-12-13T00:32:00Z" w:initials="">
    <w:p w14:paraId="56EFD4E0" w14:textId="77777777" w:rsidR="00150205" w:rsidRDefault="00000000">
      <w:pPr>
        <w:widowControl w:val="0"/>
        <w:pBdr>
          <w:top w:val="nil"/>
          <w:left w:val="nil"/>
          <w:bottom w:val="nil"/>
          <w:right w:val="nil"/>
          <w:between w:val="nil"/>
        </w:pBdr>
        <w:spacing w:line="240" w:lineRule="auto"/>
        <w:rPr>
          <w:color w:val="000000"/>
        </w:rPr>
      </w:pPr>
      <w:r>
        <w:rPr>
          <w:color w:val="000000"/>
        </w:rPr>
        <w:t>I think after filtration for Doug Firs etc you had ~150 samples, right? This section can also cover sample filtration and even QIIME2 processing if you update the subheading. There’s no hard rule about how to divide the methods subsections</w:t>
      </w:r>
    </w:p>
  </w:comment>
  <w:comment w:id="29" w:author="Avril Metcalfe-Roach" w:date="2023-12-13T00:36:00Z" w:initials="">
    <w:p w14:paraId="49C6894A" w14:textId="77777777" w:rsidR="00150205" w:rsidRDefault="00000000">
      <w:pPr>
        <w:widowControl w:val="0"/>
        <w:pBdr>
          <w:top w:val="nil"/>
          <w:left w:val="nil"/>
          <w:bottom w:val="nil"/>
          <w:right w:val="nil"/>
          <w:between w:val="nil"/>
        </w:pBdr>
        <w:spacing w:line="240" w:lineRule="auto"/>
        <w:rPr>
          <w:color w:val="000000"/>
        </w:rPr>
      </w:pPr>
      <w:r>
        <w:rPr>
          <w:color w:val="000000"/>
        </w:rPr>
        <w:t>Also mention how many of each horizon you were left with, both here and later on after diversity rarefaction</w:t>
      </w:r>
    </w:p>
  </w:comment>
  <w:comment w:id="30" w:author="Anu Chauhan" w:date="2023-12-20T22:42:00Z" w:initials="">
    <w:p w14:paraId="608DB5A5" w14:textId="77777777" w:rsidR="00150205" w:rsidRDefault="00000000">
      <w:pPr>
        <w:widowControl w:val="0"/>
        <w:pBdr>
          <w:top w:val="nil"/>
          <w:left w:val="nil"/>
          <w:bottom w:val="nil"/>
          <w:right w:val="nil"/>
          <w:between w:val="nil"/>
        </w:pBdr>
        <w:spacing w:line="240" w:lineRule="auto"/>
        <w:rPr>
          <w:color w:val="000000"/>
        </w:rPr>
      </w:pPr>
      <w:r>
        <w:rPr>
          <w:color w:val="000000"/>
        </w:rPr>
        <w:t>someone please address this</w:t>
      </w:r>
    </w:p>
  </w:comment>
  <w:comment w:id="31" w:author="Anu Chauhan" w:date="2023-12-21T07:02:00Z" w:initials="">
    <w:p w14:paraId="377E6C02" w14:textId="77777777" w:rsidR="00150205" w:rsidRDefault="00000000">
      <w:pPr>
        <w:widowControl w:val="0"/>
        <w:pBdr>
          <w:top w:val="nil"/>
          <w:left w:val="nil"/>
          <w:bottom w:val="nil"/>
          <w:right w:val="nil"/>
          <w:between w:val="nil"/>
        </w:pBdr>
        <w:spacing w:line="240" w:lineRule="auto"/>
        <w:rPr>
          <w:color w:val="000000"/>
        </w:rPr>
      </w:pPr>
      <w:r>
        <w:rPr>
          <w:color w:val="000000"/>
        </w:rPr>
        <w:t>reword</w:t>
      </w:r>
    </w:p>
  </w:comment>
  <w:comment w:id="38" w:author="Avril Metcalfe-Roach" w:date="2023-12-13T00:32:00Z" w:initials="">
    <w:p w14:paraId="0802663E" w14:textId="77777777" w:rsidR="00150205" w:rsidRDefault="00000000">
      <w:pPr>
        <w:widowControl w:val="0"/>
        <w:pBdr>
          <w:top w:val="nil"/>
          <w:left w:val="nil"/>
          <w:bottom w:val="nil"/>
          <w:right w:val="nil"/>
          <w:between w:val="nil"/>
        </w:pBdr>
        <w:spacing w:line="240" w:lineRule="auto"/>
        <w:rPr>
          <w:color w:val="000000"/>
        </w:rPr>
      </w:pPr>
      <w:r>
        <w:rPr>
          <w:color w:val="000000"/>
        </w:rPr>
        <w:t>I think after filtration for Doug Firs etc you had ~150 samples, right? This section can also cover sample filtration and even QIIME2 processing if you update the subheading. There’s no hard rule about how to divide the methods subsections</w:t>
      </w:r>
    </w:p>
  </w:comment>
  <w:comment w:id="39" w:author="Avril Metcalfe-Roach" w:date="2023-12-13T00:36:00Z" w:initials="">
    <w:p w14:paraId="5F190002" w14:textId="77777777" w:rsidR="00150205" w:rsidRDefault="00000000">
      <w:pPr>
        <w:widowControl w:val="0"/>
        <w:pBdr>
          <w:top w:val="nil"/>
          <w:left w:val="nil"/>
          <w:bottom w:val="nil"/>
          <w:right w:val="nil"/>
          <w:between w:val="nil"/>
        </w:pBdr>
        <w:spacing w:line="240" w:lineRule="auto"/>
        <w:rPr>
          <w:color w:val="000000"/>
        </w:rPr>
      </w:pPr>
      <w:r>
        <w:rPr>
          <w:color w:val="000000"/>
        </w:rPr>
        <w:t>Also mention how many of each horizon you were left with, both here and later on after diversity rarefaction</w:t>
      </w:r>
    </w:p>
  </w:comment>
  <w:comment w:id="40" w:author="Anu Chauhan" w:date="2023-12-20T22:42:00Z" w:initials="">
    <w:p w14:paraId="5D22425D" w14:textId="77777777" w:rsidR="00150205" w:rsidRDefault="00000000">
      <w:pPr>
        <w:widowControl w:val="0"/>
        <w:pBdr>
          <w:top w:val="nil"/>
          <w:left w:val="nil"/>
          <w:bottom w:val="nil"/>
          <w:right w:val="nil"/>
          <w:between w:val="nil"/>
        </w:pBdr>
        <w:spacing w:line="240" w:lineRule="auto"/>
        <w:rPr>
          <w:color w:val="000000"/>
        </w:rPr>
      </w:pPr>
      <w:r>
        <w:rPr>
          <w:color w:val="000000"/>
        </w:rPr>
        <w:t>someone please address this</w:t>
      </w:r>
    </w:p>
  </w:comment>
  <w:comment w:id="46" w:author="Avril Metcalfe-Roach" w:date="2023-12-13T00:34:00Z" w:initials="">
    <w:p w14:paraId="0658CA5F" w14:textId="77777777" w:rsidR="00150205" w:rsidRDefault="00000000">
      <w:pPr>
        <w:widowControl w:val="0"/>
        <w:pBdr>
          <w:top w:val="nil"/>
          <w:left w:val="nil"/>
          <w:bottom w:val="nil"/>
          <w:right w:val="nil"/>
          <w:between w:val="nil"/>
        </w:pBdr>
        <w:spacing w:line="240" w:lineRule="auto"/>
        <w:rPr>
          <w:color w:val="000000"/>
        </w:rPr>
      </w:pPr>
      <w:r>
        <w:rPr>
          <w:color w:val="000000"/>
        </w:rPr>
        <w:t>Mention the classifier as well</w:t>
      </w:r>
    </w:p>
  </w:comment>
  <w:comment w:id="47" w:author="Anu Chauhan" w:date="2023-12-20T22:43:00Z" w:initials="">
    <w:p w14:paraId="17585729" w14:textId="77777777" w:rsidR="00150205" w:rsidRDefault="00000000">
      <w:pPr>
        <w:widowControl w:val="0"/>
        <w:pBdr>
          <w:top w:val="nil"/>
          <w:left w:val="nil"/>
          <w:bottom w:val="nil"/>
          <w:right w:val="nil"/>
          <w:between w:val="nil"/>
        </w:pBdr>
        <w:spacing w:line="240" w:lineRule="auto"/>
        <w:rPr>
          <w:color w:val="000000"/>
        </w:rPr>
      </w:pPr>
      <w:r>
        <w:rPr>
          <w:color w:val="000000"/>
        </w:rPr>
        <w:t>someone please address this</w:t>
      </w:r>
    </w:p>
  </w:comment>
  <w:comment w:id="49" w:author="Avril Metcalfe-Roach" w:date="2023-12-13T00:42:00Z" w:initials="">
    <w:p w14:paraId="33147FA9" w14:textId="77777777" w:rsidR="00150205" w:rsidRDefault="00000000">
      <w:pPr>
        <w:widowControl w:val="0"/>
        <w:pBdr>
          <w:top w:val="nil"/>
          <w:left w:val="nil"/>
          <w:bottom w:val="nil"/>
          <w:right w:val="nil"/>
          <w:between w:val="nil"/>
        </w:pBdr>
        <w:spacing w:line="240" w:lineRule="auto"/>
        <w:rPr>
          <w:color w:val="000000"/>
        </w:rPr>
      </w:pPr>
      <w:r>
        <w:rPr>
          <w:color w:val="000000"/>
        </w:rPr>
        <w:t>Please use past tense &amp; full sentences</w:t>
      </w:r>
    </w:p>
  </w:comment>
  <w:comment w:id="50" w:author="Anu Chauhan" w:date="2023-12-18T22:59:00Z" w:initials="">
    <w:p w14:paraId="34723FFA" w14:textId="77777777" w:rsidR="00150205" w:rsidRDefault="00000000">
      <w:pPr>
        <w:widowControl w:val="0"/>
        <w:pBdr>
          <w:top w:val="nil"/>
          <w:left w:val="nil"/>
          <w:bottom w:val="nil"/>
          <w:right w:val="nil"/>
          <w:between w:val="nil"/>
        </w:pBdr>
        <w:spacing w:line="240" w:lineRule="auto"/>
        <w:rPr>
          <w:color w:val="000000"/>
        </w:rPr>
      </w:pPr>
      <w:r>
        <w:rPr>
          <w:color w:val="000000"/>
        </w:rPr>
        <w:t>?</w:t>
      </w:r>
    </w:p>
  </w:comment>
  <w:comment w:id="51" w:author="Anu Chauhan" w:date="2023-12-20T22:49:00Z" w:initials="">
    <w:p w14:paraId="1E0D1B89" w14:textId="77777777" w:rsidR="00150205" w:rsidRDefault="00000000">
      <w:pPr>
        <w:widowControl w:val="0"/>
        <w:pBdr>
          <w:top w:val="nil"/>
          <w:left w:val="nil"/>
          <w:bottom w:val="nil"/>
          <w:right w:val="nil"/>
          <w:between w:val="nil"/>
        </w:pBdr>
        <w:spacing w:line="240" w:lineRule="auto"/>
        <w:rPr>
          <w:color w:val="000000"/>
        </w:rPr>
      </w:pPr>
      <w:r>
        <w:rPr>
          <w:color w:val="000000"/>
        </w:rPr>
        <w:t>good enough lol (not gonna resolve in case someone has smth better)</w:t>
      </w:r>
    </w:p>
  </w:comment>
  <w:comment w:id="52" w:author="Avril Metcalfe-Roach" w:date="2023-12-13T00:42:00Z" w:initials="">
    <w:p w14:paraId="77E615B5" w14:textId="77777777" w:rsidR="00150205" w:rsidRDefault="00000000">
      <w:pPr>
        <w:widowControl w:val="0"/>
        <w:pBdr>
          <w:top w:val="nil"/>
          <w:left w:val="nil"/>
          <w:bottom w:val="nil"/>
          <w:right w:val="nil"/>
          <w:between w:val="nil"/>
        </w:pBdr>
        <w:spacing w:line="240" w:lineRule="auto"/>
        <w:rPr>
          <w:color w:val="000000"/>
        </w:rPr>
      </w:pPr>
      <w:r>
        <w:rPr>
          <w:color w:val="000000"/>
        </w:rPr>
        <w:t>Please use past tense &amp; full sentences</w:t>
      </w:r>
    </w:p>
  </w:comment>
  <w:comment w:id="53" w:author="Anu Chauhan" w:date="2023-12-18T22:59:00Z" w:initials="">
    <w:p w14:paraId="50DBB0C5" w14:textId="77777777" w:rsidR="00150205" w:rsidRDefault="00000000">
      <w:pPr>
        <w:widowControl w:val="0"/>
        <w:pBdr>
          <w:top w:val="nil"/>
          <w:left w:val="nil"/>
          <w:bottom w:val="nil"/>
          <w:right w:val="nil"/>
          <w:between w:val="nil"/>
        </w:pBdr>
        <w:spacing w:line="240" w:lineRule="auto"/>
        <w:rPr>
          <w:color w:val="000000"/>
        </w:rPr>
      </w:pPr>
      <w:r>
        <w:rPr>
          <w:color w:val="000000"/>
        </w:rPr>
        <w:t>?</w:t>
      </w:r>
    </w:p>
  </w:comment>
  <w:comment w:id="54" w:author="Anu Chauhan" w:date="2023-12-20T22:49:00Z" w:initials="">
    <w:p w14:paraId="171964B0" w14:textId="77777777" w:rsidR="00150205" w:rsidRDefault="00000000">
      <w:pPr>
        <w:widowControl w:val="0"/>
        <w:pBdr>
          <w:top w:val="nil"/>
          <w:left w:val="nil"/>
          <w:bottom w:val="nil"/>
          <w:right w:val="nil"/>
          <w:between w:val="nil"/>
        </w:pBdr>
        <w:spacing w:line="240" w:lineRule="auto"/>
        <w:rPr>
          <w:color w:val="000000"/>
        </w:rPr>
      </w:pPr>
      <w:r>
        <w:rPr>
          <w:color w:val="000000"/>
        </w:rPr>
        <w:t>good enough lol (not gonna resolve in case someone has smth better)</w:t>
      </w:r>
    </w:p>
  </w:comment>
  <w:comment w:id="55" w:author="Avril Metcalfe-Roach" w:date="2023-12-13T00:56:00Z" w:initials="">
    <w:p w14:paraId="443875BA" w14:textId="77777777" w:rsidR="00150205" w:rsidRDefault="00000000">
      <w:pPr>
        <w:widowControl w:val="0"/>
        <w:pBdr>
          <w:top w:val="nil"/>
          <w:left w:val="nil"/>
          <w:bottom w:val="nil"/>
          <w:right w:val="nil"/>
          <w:between w:val="nil"/>
        </w:pBdr>
        <w:spacing w:line="240" w:lineRule="auto"/>
        <w:rPr>
          <w:color w:val="000000"/>
        </w:rPr>
      </w:pPr>
      <w:r>
        <w:rPr>
          <w:color w:val="000000"/>
        </w:rPr>
        <w:t>A brief description of what it does exactly would be a good way to start (similar to the last sentence, but a little more specific/maybe more of a math-y description). For example, DESeq2 identifies taxa that are differentially abundant between groups of interest.</w:t>
      </w:r>
    </w:p>
  </w:comment>
  <w:comment w:id="56" w:author="Anu Chauhan" w:date="2023-12-20T22:52:00Z" w:initials="">
    <w:p w14:paraId="4509267A" w14:textId="77777777" w:rsidR="00150205" w:rsidRDefault="00000000">
      <w:pPr>
        <w:widowControl w:val="0"/>
        <w:pBdr>
          <w:top w:val="nil"/>
          <w:left w:val="nil"/>
          <w:bottom w:val="nil"/>
          <w:right w:val="nil"/>
          <w:between w:val="nil"/>
        </w:pBdr>
        <w:spacing w:line="240" w:lineRule="auto"/>
        <w:rPr>
          <w:color w:val="000000"/>
        </w:rPr>
      </w:pPr>
      <w:r>
        <w:rPr>
          <w:color w:val="000000"/>
        </w:rPr>
        <w:t>please address this, idk how to incorporate math into the explanation</w:t>
      </w:r>
    </w:p>
  </w:comment>
  <w:comment w:id="58" w:author="Avril Metcalfe-Roach" w:date="2023-12-13T01:06:00Z" w:initials="">
    <w:p w14:paraId="0B160238" w14:textId="77777777" w:rsidR="00150205" w:rsidRDefault="00000000">
      <w:pPr>
        <w:widowControl w:val="0"/>
        <w:pBdr>
          <w:top w:val="nil"/>
          <w:left w:val="nil"/>
          <w:bottom w:val="nil"/>
          <w:right w:val="nil"/>
          <w:between w:val="nil"/>
        </w:pBdr>
        <w:spacing w:line="240" w:lineRule="auto"/>
        <w:rPr>
          <w:color w:val="000000"/>
        </w:rPr>
      </w:pPr>
      <w:r>
        <w:rPr>
          <w:color w:val="000000"/>
        </w:rPr>
        <w:t>Good overall summary of the purpose of the experiment! On a more basic level, what is the picrust2 algorithm actually doing? (ie what’s it annotating, based on what data)</w:t>
      </w:r>
    </w:p>
  </w:comment>
  <w:comment w:id="59" w:author="Anu Chauhan" w:date="2023-12-20T23:00:00Z" w:initials="">
    <w:p w14:paraId="665FE766" w14:textId="77777777" w:rsidR="00150205" w:rsidRDefault="00000000">
      <w:pPr>
        <w:widowControl w:val="0"/>
        <w:pBdr>
          <w:top w:val="nil"/>
          <w:left w:val="nil"/>
          <w:bottom w:val="nil"/>
          <w:right w:val="nil"/>
          <w:between w:val="nil"/>
        </w:pBdr>
        <w:spacing w:line="240" w:lineRule="auto"/>
        <w:rPr>
          <w:color w:val="000000"/>
        </w:rPr>
      </w:pPr>
      <w:r>
        <w:rPr>
          <w:color w:val="000000"/>
        </w:rPr>
        <w:t>has this been addressed?</w:t>
      </w:r>
    </w:p>
  </w:comment>
  <w:comment w:id="61" w:author="Anu Chauhan" w:date="2023-12-20T23:06:00Z" w:initials="">
    <w:p w14:paraId="083D11B8" w14:textId="77777777" w:rsidR="00150205" w:rsidRDefault="00000000">
      <w:pPr>
        <w:widowControl w:val="0"/>
        <w:pBdr>
          <w:top w:val="nil"/>
          <w:left w:val="nil"/>
          <w:bottom w:val="nil"/>
          <w:right w:val="nil"/>
          <w:between w:val="nil"/>
        </w:pBdr>
        <w:spacing w:line="240" w:lineRule="auto"/>
        <w:rPr>
          <w:color w:val="000000"/>
        </w:rPr>
      </w:pPr>
      <w:r>
        <w:rPr>
          <w:color w:val="000000"/>
        </w:rPr>
        <w:t>could be totally wrong but I thought the baseline for a good p-value denoting significance has to be = or less than 0.05 (not greater than)? </w:t>
      </w:r>
    </w:p>
    <w:p w14:paraId="29DD7545" w14:textId="77777777" w:rsidR="00150205" w:rsidRDefault="00150205">
      <w:pPr>
        <w:widowControl w:val="0"/>
        <w:pBdr>
          <w:top w:val="nil"/>
          <w:left w:val="nil"/>
          <w:bottom w:val="nil"/>
          <w:right w:val="nil"/>
          <w:between w:val="nil"/>
        </w:pBdr>
        <w:spacing w:line="240" w:lineRule="auto"/>
        <w:rPr>
          <w:color w:val="000000"/>
        </w:rPr>
      </w:pPr>
    </w:p>
    <w:p w14:paraId="2FE89F1A" w14:textId="77777777" w:rsidR="00150205" w:rsidRDefault="00000000">
      <w:pPr>
        <w:widowControl w:val="0"/>
        <w:pBdr>
          <w:top w:val="nil"/>
          <w:left w:val="nil"/>
          <w:bottom w:val="nil"/>
          <w:right w:val="nil"/>
          <w:between w:val="nil"/>
        </w:pBdr>
        <w:spacing w:line="240" w:lineRule="auto"/>
        <w:rPr>
          <w:color w:val="000000"/>
        </w:rPr>
      </w:pPr>
      <w:r>
        <w:rPr>
          <w:color w:val="000000"/>
        </w:rPr>
        <w:t>in layman's terms, p value = 0.05 basically means for ever 100 times you do an experiment, you will reproduce results at least 95 times whereas you might get different results 5 of those times. Therefore, to have greater accuracy we would want a lower number of these unpredictable or different results. </w:t>
      </w:r>
    </w:p>
    <w:p w14:paraId="0A2C636B" w14:textId="77777777" w:rsidR="00150205" w:rsidRDefault="00150205">
      <w:pPr>
        <w:widowControl w:val="0"/>
        <w:pBdr>
          <w:top w:val="nil"/>
          <w:left w:val="nil"/>
          <w:bottom w:val="nil"/>
          <w:right w:val="nil"/>
          <w:between w:val="nil"/>
        </w:pBdr>
        <w:spacing w:line="240" w:lineRule="auto"/>
        <w:rPr>
          <w:color w:val="000000"/>
        </w:rPr>
      </w:pPr>
    </w:p>
    <w:p w14:paraId="63EEB179" w14:textId="77777777" w:rsidR="00150205" w:rsidRDefault="00000000">
      <w:pPr>
        <w:widowControl w:val="0"/>
        <w:pBdr>
          <w:top w:val="nil"/>
          <w:left w:val="nil"/>
          <w:bottom w:val="nil"/>
          <w:right w:val="nil"/>
          <w:between w:val="nil"/>
        </w:pBdr>
        <w:spacing w:line="240" w:lineRule="auto"/>
        <w:rPr>
          <w:color w:val="000000"/>
        </w:rPr>
      </w:pPr>
      <w:r>
        <w:rPr>
          <w:color w:val="000000"/>
        </w:rPr>
        <w:t>Typically in stats a p value greater than 0.05 is deemed insignificant since you can't make any conclusive conclusions, which is why I believe the sign should be flipped.</w:t>
      </w:r>
    </w:p>
  </w:comment>
  <w:comment w:id="65" w:author="Anu Chauhan" w:date="2023-12-20T23:07:00Z" w:initials="">
    <w:p w14:paraId="571B523C" w14:textId="77777777" w:rsidR="00150205" w:rsidRDefault="00000000">
      <w:pPr>
        <w:widowControl w:val="0"/>
        <w:pBdr>
          <w:top w:val="nil"/>
          <w:left w:val="nil"/>
          <w:bottom w:val="nil"/>
          <w:right w:val="nil"/>
          <w:between w:val="nil"/>
        </w:pBdr>
        <w:spacing w:line="240" w:lineRule="auto"/>
        <w:rPr>
          <w:color w:val="000000"/>
        </w:rPr>
      </w:pPr>
      <w:r>
        <w:rPr>
          <w:color w:val="000000"/>
        </w:rPr>
        <w:t>see above comment</w:t>
      </w:r>
    </w:p>
  </w:comment>
  <w:comment w:id="67" w:author="Avril Metcalfe-Roach" w:date="2023-12-13T09:34:00Z" w:initials="">
    <w:p w14:paraId="4E2EBB7C" w14:textId="77777777" w:rsidR="00150205" w:rsidRDefault="00000000">
      <w:pPr>
        <w:widowControl w:val="0"/>
        <w:pBdr>
          <w:top w:val="nil"/>
          <w:left w:val="nil"/>
          <w:bottom w:val="nil"/>
          <w:right w:val="nil"/>
          <w:between w:val="nil"/>
        </w:pBdr>
        <w:spacing w:line="240" w:lineRule="auto"/>
        <w:rPr>
          <w:color w:val="000000"/>
        </w:rPr>
      </w:pPr>
      <w:r>
        <w:rPr>
          <w:color w:val="000000"/>
        </w:rPr>
        <w:t>If I recall correctly, the F value for the unweighted unifrac was bigger, right? The plots look similar so it’ll be hard to convince people of your following point when you have the same p value for both, but saying that unweighted has a bigger F value means that it’s statistically more significant so that would help your case.</w:t>
      </w:r>
    </w:p>
  </w:comment>
  <w:comment w:id="68" w:author="Anu Chauhan" w:date="2023-12-21T07:17:00Z" w:initials="">
    <w:p w14:paraId="71DB6F44" w14:textId="77777777" w:rsidR="00150205" w:rsidRDefault="00000000">
      <w:pPr>
        <w:widowControl w:val="0"/>
        <w:pBdr>
          <w:top w:val="nil"/>
          <w:left w:val="nil"/>
          <w:bottom w:val="nil"/>
          <w:right w:val="nil"/>
          <w:between w:val="nil"/>
        </w:pBdr>
        <w:spacing w:line="240" w:lineRule="auto"/>
        <w:rPr>
          <w:color w:val="000000"/>
        </w:rPr>
      </w:pPr>
      <w:r>
        <w:rPr>
          <w:color w:val="000000"/>
        </w:rPr>
        <w:t>this sentence is throwing me off (content wise it's perfect, chef's kiss, love it), can we break it up somehow to make it flow better?</w:t>
      </w:r>
    </w:p>
  </w:comment>
  <w:comment w:id="74" w:author="Avril Metcalfe-Roach" w:date="2023-12-13T09:25:00Z" w:initials="">
    <w:p w14:paraId="0A488123" w14:textId="77777777" w:rsidR="00150205" w:rsidRDefault="00000000">
      <w:pPr>
        <w:widowControl w:val="0"/>
        <w:pBdr>
          <w:top w:val="nil"/>
          <w:left w:val="nil"/>
          <w:bottom w:val="nil"/>
          <w:right w:val="nil"/>
          <w:between w:val="nil"/>
        </w:pBdr>
        <w:spacing w:line="240" w:lineRule="auto"/>
        <w:rPr>
          <w:color w:val="000000"/>
        </w:rPr>
      </w:pPr>
      <w:r>
        <w:rPr>
          <w:color w:val="000000"/>
        </w:rPr>
        <w:t>Now that they’re combined into one figure, you’ll definitely need to increase the font size. You can use theme_gray(base_size=16) or similar, and in stat_compare_means add size=6.</w:t>
      </w:r>
    </w:p>
  </w:comment>
  <w:comment w:id="75" w:author="Anu Chauhan" w:date="2023-12-21T07:22:00Z" w:initials="">
    <w:p w14:paraId="1A8ED1E4" w14:textId="77777777" w:rsidR="00150205" w:rsidRDefault="00000000">
      <w:pPr>
        <w:widowControl w:val="0"/>
        <w:pBdr>
          <w:top w:val="nil"/>
          <w:left w:val="nil"/>
          <w:bottom w:val="nil"/>
          <w:right w:val="nil"/>
          <w:between w:val="nil"/>
        </w:pBdr>
        <w:spacing w:line="240" w:lineRule="auto"/>
        <w:rPr>
          <w:color w:val="000000"/>
        </w:rPr>
      </w:pPr>
      <w:r>
        <w:rPr>
          <w:color w:val="000000"/>
        </w:rPr>
        <w:t>there is no p value associated w this claim, should we use another word instead?</w:t>
      </w:r>
    </w:p>
  </w:comment>
  <w:comment w:id="83" w:author="Anu Chauhan" w:date="2023-12-21T07:27:00Z" w:initials="">
    <w:p w14:paraId="7416D7D0" w14:textId="77777777" w:rsidR="00150205" w:rsidRDefault="00000000">
      <w:pPr>
        <w:widowControl w:val="0"/>
        <w:pBdr>
          <w:top w:val="nil"/>
          <w:left w:val="nil"/>
          <w:bottom w:val="nil"/>
          <w:right w:val="nil"/>
          <w:between w:val="nil"/>
        </w:pBdr>
        <w:spacing w:line="240" w:lineRule="auto"/>
        <w:rPr>
          <w:color w:val="000000"/>
        </w:rPr>
      </w:pPr>
      <w:r>
        <w:rPr>
          <w:color w:val="000000"/>
        </w:rPr>
        <w:t>I don't think we need this?</w:t>
      </w:r>
    </w:p>
  </w:comment>
  <w:comment w:id="79" w:author="Avril Metcalfe-Roach" w:date="2023-12-13T09:50:00Z" w:initials="">
    <w:p w14:paraId="2B624B69" w14:textId="77777777" w:rsidR="00150205" w:rsidRDefault="00000000">
      <w:pPr>
        <w:widowControl w:val="0"/>
        <w:pBdr>
          <w:top w:val="nil"/>
          <w:left w:val="nil"/>
          <w:bottom w:val="nil"/>
          <w:right w:val="nil"/>
          <w:between w:val="nil"/>
        </w:pBdr>
        <w:spacing w:line="240" w:lineRule="auto"/>
        <w:rPr>
          <w:color w:val="000000"/>
        </w:rPr>
      </w:pPr>
      <w:r>
        <w:rPr>
          <w:color w:val="000000"/>
        </w:rPr>
        <w:t>Need to define what a core microbiome is in terms of the plot.</w:t>
      </w:r>
    </w:p>
  </w:comment>
  <w:comment w:id="77" w:author="Avril Metcalfe-Roach" w:date="2023-12-13T09:51:00Z" w:initials="">
    <w:p w14:paraId="74F3D6EE" w14:textId="77777777" w:rsidR="00150205" w:rsidRDefault="00000000">
      <w:pPr>
        <w:widowControl w:val="0"/>
        <w:pBdr>
          <w:top w:val="nil"/>
          <w:left w:val="nil"/>
          <w:bottom w:val="nil"/>
          <w:right w:val="nil"/>
          <w:between w:val="nil"/>
        </w:pBdr>
        <w:spacing w:line="240" w:lineRule="auto"/>
        <w:rPr>
          <w:color w:val="000000"/>
        </w:rPr>
      </w:pPr>
      <w:r>
        <w:rPr>
          <w:color w:val="000000"/>
        </w:rPr>
        <w:t>The wording of this figure legend is generally vague. What do you need to tell people so that they understand exactly what the numbers represent as well as the direct interpretation of the data?</w:t>
      </w:r>
    </w:p>
  </w:comment>
  <w:comment w:id="78" w:author="Vera Pu" w:date="2023-12-21T01:04:00Z" w:initials="">
    <w:p w14:paraId="498955DB" w14:textId="77777777" w:rsidR="00150205" w:rsidRDefault="00000000">
      <w:pPr>
        <w:widowControl w:val="0"/>
        <w:pBdr>
          <w:top w:val="nil"/>
          <w:left w:val="nil"/>
          <w:bottom w:val="nil"/>
          <w:right w:val="nil"/>
          <w:between w:val="nil"/>
        </w:pBdr>
        <w:spacing w:line="240" w:lineRule="auto"/>
        <w:rPr>
          <w:color w:val="000000"/>
        </w:rPr>
      </w:pPr>
      <w:r>
        <w:rPr>
          <w:color w:val="000000"/>
        </w:rPr>
        <w:t>if anyone have time pls take a look at this version.. this is the best explanation i can think of ;-;</w:t>
      </w:r>
    </w:p>
  </w:comment>
  <w:comment w:id="102" w:author="Avril Metcalfe-Roach" w:date="2023-12-13T09:53:00Z" w:initials="">
    <w:p w14:paraId="34AF93E4" w14:textId="77777777" w:rsidR="00150205" w:rsidRDefault="00000000">
      <w:pPr>
        <w:widowControl w:val="0"/>
        <w:pBdr>
          <w:top w:val="nil"/>
          <w:left w:val="nil"/>
          <w:bottom w:val="nil"/>
          <w:right w:val="nil"/>
          <w:between w:val="nil"/>
        </w:pBdr>
        <w:spacing w:line="240" w:lineRule="auto"/>
        <w:rPr>
          <w:color w:val="000000"/>
        </w:rPr>
      </w:pPr>
      <w:r>
        <w:rPr>
          <w:color w:val="000000"/>
        </w:rPr>
        <w:t>Because people won’t necessarily know what an indicator taxa is, I suggest phrasing this something like “A large number of taxa are abundant in one soil horizon only” – basically describing the takeaway while avoiding jargon</w:t>
      </w:r>
    </w:p>
  </w:comment>
  <w:comment w:id="105" w:author="Avril Metcalfe-Roach" w:date="2023-12-13T09:56:00Z" w:initials="">
    <w:p w14:paraId="4EC969CB" w14:textId="77777777" w:rsidR="00150205" w:rsidRDefault="00000000">
      <w:pPr>
        <w:widowControl w:val="0"/>
        <w:pBdr>
          <w:top w:val="nil"/>
          <w:left w:val="nil"/>
          <w:bottom w:val="nil"/>
          <w:right w:val="nil"/>
          <w:between w:val="nil"/>
        </w:pBdr>
        <w:spacing w:line="240" w:lineRule="auto"/>
        <w:rPr>
          <w:color w:val="000000"/>
        </w:rPr>
      </w:pPr>
      <w:r>
        <w:rPr>
          <w:color w:val="000000"/>
        </w:rPr>
        <w:t>In general throughout the results: this is good for a paper title since composition represents a lot of elements, but it’s not ideal when discussing specific results for the exact same reason. Instead of saying that an analysis shows differences in the composition, try to open the section by describing exactly what you were measuring (often done by defining the method being used, esp when the analysis isn’t commonplace such as core microbiome and ISA).</w:t>
      </w:r>
    </w:p>
  </w:comment>
  <w:comment w:id="106" w:author="Avril Metcalfe-Roach" w:date="2023-12-13T10:03:00Z" w:initials="">
    <w:p w14:paraId="1FEC7407" w14:textId="77777777" w:rsidR="00150205" w:rsidRDefault="00000000">
      <w:pPr>
        <w:widowControl w:val="0"/>
        <w:pBdr>
          <w:top w:val="nil"/>
          <w:left w:val="nil"/>
          <w:bottom w:val="nil"/>
          <w:right w:val="nil"/>
          <w:between w:val="nil"/>
        </w:pBdr>
        <w:spacing w:line="240" w:lineRule="auto"/>
        <w:rPr>
          <w:color w:val="000000"/>
        </w:rPr>
      </w:pPr>
      <w:r>
        <w:rPr>
          <w:color w:val="000000"/>
        </w:rPr>
        <w:t>Definitely need to define what an indicator species is for the results to make sense</w:t>
      </w:r>
    </w:p>
  </w:comment>
  <w:comment w:id="107" w:author="Avril Metcalfe-Roach" w:date="2023-12-13T10:02:00Z" w:initials="">
    <w:p w14:paraId="4D2BFDDE" w14:textId="77777777" w:rsidR="00150205" w:rsidRDefault="00000000">
      <w:pPr>
        <w:widowControl w:val="0"/>
        <w:pBdr>
          <w:top w:val="nil"/>
          <w:left w:val="nil"/>
          <w:bottom w:val="nil"/>
          <w:right w:val="nil"/>
          <w:between w:val="nil"/>
        </w:pBdr>
        <w:spacing w:line="240" w:lineRule="auto"/>
        <w:rPr>
          <w:color w:val="000000"/>
        </w:rPr>
      </w:pPr>
      <w:r>
        <w:rPr>
          <w:color w:val="000000"/>
        </w:rPr>
        <w:t>Specific to a single group, right? It’s an important distinction</w:t>
      </w:r>
    </w:p>
  </w:comment>
  <w:comment w:id="109" w:author="Avril Metcalfe-Roach" w:date="2023-12-13T10:00:00Z" w:initials="">
    <w:p w14:paraId="2BB718DF" w14:textId="77777777" w:rsidR="00150205" w:rsidRDefault="00000000">
      <w:pPr>
        <w:widowControl w:val="0"/>
        <w:pBdr>
          <w:top w:val="nil"/>
          <w:left w:val="nil"/>
          <w:bottom w:val="nil"/>
          <w:right w:val="nil"/>
          <w:between w:val="nil"/>
        </w:pBdr>
        <w:spacing w:line="240" w:lineRule="auto"/>
        <w:rPr>
          <w:color w:val="000000"/>
        </w:rPr>
      </w:pPr>
      <w:r>
        <w:rPr>
          <w:color w:val="000000"/>
        </w:rPr>
        <w:t>I checked your code and this was actually done at the genus level – please ensure this is consistent throughout your manuscript</w:t>
      </w:r>
    </w:p>
  </w:comment>
  <w:comment w:id="111" w:author="Avril Metcalfe-Roach" w:date="2023-12-13T10:04:00Z" w:initials="">
    <w:p w14:paraId="2A41FA14" w14:textId="77777777" w:rsidR="00150205" w:rsidRDefault="00000000">
      <w:pPr>
        <w:widowControl w:val="0"/>
        <w:pBdr>
          <w:top w:val="nil"/>
          <w:left w:val="nil"/>
          <w:bottom w:val="nil"/>
          <w:right w:val="nil"/>
          <w:between w:val="nil"/>
        </w:pBdr>
        <w:spacing w:line="240" w:lineRule="auto"/>
        <w:rPr>
          <w:color w:val="000000"/>
        </w:rPr>
      </w:pPr>
      <w:r>
        <w:rPr>
          <w:color w:val="000000"/>
        </w:rPr>
        <w:t>And pval cutoff</w:t>
      </w:r>
    </w:p>
  </w:comment>
  <w:comment w:id="113" w:author="Avril Metcalfe-Roach" w:date="2023-12-13T10:07:00Z" w:initials="">
    <w:p w14:paraId="4023ADA7" w14:textId="77777777" w:rsidR="00150205" w:rsidRDefault="00000000">
      <w:pPr>
        <w:widowControl w:val="0"/>
        <w:pBdr>
          <w:top w:val="nil"/>
          <w:left w:val="nil"/>
          <w:bottom w:val="nil"/>
          <w:right w:val="nil"/>
          <w:between w:val="nil"/>
        </w:pBdr>
        <w:spacing w:line="240" w:lineRule="auto"/>
        <w:rPr>
          <w:color w:val="000000"/>
        </w:rPr>
      </w:pPr>
      <w:r>
        <w:rPr>
          <w:color w:val="000000"/>
        </w:rPr>
        <w:t>See above</w:t>
      </w:r>
    </w:p>
  </w:comment>
  <w:comment w:id="115" w:author="Avril Metcalfe-Roach" w:date="2023-12-13T09:53:00Z" w:initials="">
    <w:p w14:paraId="33C9B816" w14:textId="77777777" w:rsidR="00150205" w:rsidRDefault="00000000">
      <w:pPr>
        <w:widowControl w:val="0"/>
        <w:pBdr>
          <w:top w:val="nil"/>
          <w:left w:val="nil"/>
          <w:bottom w:val="nil"/>
          <w:right w:val="nil"/>
          <w:between w:val="nil"/>
        </w:pBdr>
        <w:spacing w:line="240" w:lineRule="auto"/>
        <w:rPr>
          <w:color w:val="000000"/>
        </w:rPr>
      </w:pPr>
      <w:r>
        <w:rPr>
          <w:color w:val="000000"/>
        </w:rPr>
        <w:t>Because people won’t necessarily know what an indicator taxa is, I suggest phrasing this something like “A large number of taxa are abundant in one soil horizon only” – basically describing the takeaway while avoiding jargon</w:t>
      </w:r>
    </w:p>
  </w:comment>
  <w:comment w:id="117" w:author="Avril Metcalfe-Roach" w:date="2023-12-13T10:07:00Z" w:initials="">
    <w:p w14:paraId="5CA7E45B" w14:textId="77777777" w:rsidR="00150205" w:rsidRDefault="00000000">
      <w:pPr>
        <w:widowControl w:val="0"/>
        <w:pBdr>
          <w:top w:val="nil"/>
          <w:left w:val="nil"/>
          <w:bottom w:val="nil"/>
          <w:right w:val="nil"/>
          <w:between w:val="nil"/>
        </w:pBdr>
        <w:spacing w:line="240" w:lineRule="auto"/>
        <w:rPr>
          <w:color w:val="000000"/>
        </w:rPr>
      </w:pPr>
      <w:r>
        <w:rPr>
          <w:color w:val="000000"/>
        </w:rPr>
        <w:t>See above</w:t>
      </w:r>
    </w:p>
  </w:comment>
  <w:comment w:id="118" w:author="Avril Metcalfe-Roach" w:date="2023-12-13T10:07:00Z" w:initials="">
    <w:p w14:paraId="2FF05206" w14:textId="77777777" w:rsidR="00150205" w:rsidRDefault="00000000">
      <w:pPr>
        <w:widowControl w:val="0"/>
        <w:pBdr>
          <w:top w:val="nil"/>
          <w:left w:val="nil"/>
          <w:bottom w:val="nil"/>
          <w:right w:val="nil"/>
          <w:between w:val="nil"/>
        </w:pBdr>
        <w:spacing w:line="240" w:lineRule="auto"/>
        <w:rPr>
          <w:color w:val="000000"/>
        </w:rPr>
      </w:pPr>
      <w:r>
        <w:rPr>
          <w:color w:val="000000"/>
        </w:rPr>
        <w:t>Great, can you tack on a quick sentence defining what the colours represent? See my comment in the methods</w:t>
      </w:r>
    </w:p>
  </w:comment>
  <w:comment w:id="127" w:author="Avril Metcalfe-Roach" w:date="2023-12-13T10:10:00Z" w:initials="">
    <w:p w14:paraId="3187774A" w14:textId="77777777" w:rsidR="00150205" w:rsidRDefault="00000000">
      <w:pPr>
        <w:widowControl w:val="0"/>
        <w:pBdr>
          <w:top w:val="nil"/>
          <w:left w:val="nil"/>
          <w:bottom w:val="nil"/>
          <w:right w:val="nil"/>
          <w:between w:val="nil"/>
        </w:pBdr>
        <w:spacing w:line="240" w:lineRule="auto"/>
        <w:rPr>
          <w:color w:val="000000"/>
        </w:rPr>
      </w:pPr>
      <w:r>
        <w:rPr>
          <w:color w:val="000000"/>
        </w:rPr>
        <w:t>Fig 5 also represents MetaCyc data, please reword a little.</w:t>
      </w:r>
    </w:p>
  </w:comment>
  <w:comment w:id="135" w:author="Avril Metcalfe-Roach" w:date="2023-12-13T10:13:00Z" w:initials="">
    <w:p w14:paraId="34F813D2" w14:textId="77777777" w:rsidR="00150205" w:rsidRDefault="00000000">
      <w:pPr>
        <w:widowControl w:val="0"/>
        <w:pBdr>
          <w:top w:val="nil"/>
          <w:left w:val="nil"/>
          <w:bottom w:val="nil"/>
          <w:right w:val="nil"/>
          <w:between w:val="nil"/>
        </w:pBdr>
        <w:spacing w:line="240" w:lineRule="auto"/>
        <w:rPr>
          <w:color w:val="000000"/>
        </w:rPr>
      </w:pPr>
      <w:r>
        <w:rPr>
          <w:color w:val="000000"/>
        </w:rPr>
        <w:t>Expression suggests RNA, but this is predicted DNA</w:t>
      </w:r>
    </w:p>
  </w:comment>
  <w:comment w:id="142" w:author="Avril Metcalfe-Roach" w:date="2023-12-13T10:15:00Z" w:initials="">
    <w:p w14:paraId="2C1D3323" w14:textId="77777777" w:rsidR="00150205" w:rsidRDefault="00000000">
      <w:pPr>
        <w:widowControl w:val="0"/>
        <w:pBdr>
          <w:top w:val="nil"/>
          <w:left w:val="nil"/>
          <w:bottom w:val="nil"/>
          <w:right w:val="nil"/>
          <w:between w:val="nil"/>
        </w:pBdr>
        <w:spacing w:line="240" w:lineRule="auto"/>
        <w:rPr>
          <w:color w:val="000000"/>
        </w:rPr>
      </w:pPr>
      <w:r>
        <w:rPr>
          <w:color w:val="000000"/>
        </w:rPr>
        <w:t>These are MetaCyc pathways, but MetaCyc doesn’t run the analysis.</w:t>
      </w:r>
    </w:p>
  </w:comment>
  <w:comment w:id="146" w:author="Jastina Aujla" w:date="2023-12-21T00:33:00Z" w:initials="">
    <w:p w14:paraId="773F8301" w14:textId="77777777" w:rsidR="00150205" w:rsidRDefault="00000000">
      <w:pPr>
        <w:widowControl w:val="0"/>
        <w:pBdr>
          <w:top w:val="nil"/>
          <w:left w:val="nil"/>
          <w:bottom w:val="nil"/>
          <w:right w:val="nil"/>
          <w:between w:val="nil"/>
        </w:pBdr>
        <w:spacing w:line="240" w:lineRule="auto"/>
        <w:rPr>
          <w:color w:val="000000"/>
        </w:rPr>
      </w:pPr>
      <w:r>
        <w:rPr>
          <w:color w:val="000000"/>
        </w:rPr>
        <w:t>Discussion: Clear and accurate</w:t>
      </w:r>
    </w:p>
    <w:p w14:paraId="5A91AD88" w14:textId="77777777" w:rsidR="00150205" w:rsidRDefault="00000000">
      <w:pPr>
        <w:widowControl w:val="0"/>
        <w:pBdr>
          <w:top w:val="nil"/>
          <w:left w:val="nil"/>
          <w:bottom w:val="nil"/>
          <w:right w:val="nil"/>
          <w:between w:val="nil"/>
        </w:pBdr>
        <w:spacing w:line="240" w:lineRule="auto"/>
        <w:rPr>
          <w:color w:val="000000"/>
        </w:rPr>
      </w:pPr>
      <w:r>
        <w:rPr>
          <w:color w:val="000000"/>
        </w:rPr>
        <w:t>Really great discussion! The depth of analysis and literature review was perfect - it felt like you synthesized it all really well. Just a few areas where the interpretations need to be tweaked (richness, catechol), additional details added (environmental interactions, new material = more richness), etc. See manuscript for details.</w:t>
      </w:r>
    </w:p>
  </w:comment>
  <w:comment w:id="147" w:author="Avril Metcalfe-Roach" w:date="2023-12-13T10:43:00Z" w:initials="">
    <w:p w14:paraId="21BB111A" w14:textId="77777777" w:rsidR="00150205" w:rsidRDefault="00000000">
      <w:pPr>
        <w:widowControl w:val="0"/>
        <w:pBdr>
          <w:top w:val="nil"/>
          <w:left w:val="nil"/>
          <w:bottom w:val="nil"/>
          <w:right w:val="nil"/>
          <w:between w:val="nil"/>
        </w:pBdr>
        <w:spacing w:line="240" w:lineRule="auto"/>
        <w:rPr>
          <w:color w:val="000000"/>
        </w:rPr>
      </w:pPr>
      <w:r>
        <w:rPr>
          <w:color w:val="000000"/>
        </w:rPr>
        <w:t>You used Shannon, right? It looks at richness and evenness. If O is richer, maybe A Is more even. That would explain your discrepancy below</w:t>
      </w:r>
    </w:p>
  </w:comment>
  <w:comment w:id="149" w:author="Avril Metcalfe-Roach" w:date="2023-12-13T10:41:00Z" w:initials="">
    <w:p w14:paraId="208BCBFE" w14:textId="77777777" w:rsidR="00150205" w:rsidRDefault="00000000">
      <w:pPr>
        <w:widowControl w:val="0"/>
        <w:pBdr>
          <w:top w:val="nil"/>
          <w:left w:val="nil"/>
          <w:bottom w:val="nil"/>
          <w:right w:val="nil"/>
          <w:between w:val="nil"/>
        </w:pBdr>
        <w:spacing w:line="240" w:lineRule="auto"/>
        <w:rPr>
          <w:color w:val="000000"/>
        </w:rPr>
      </w:pPr>
      <w:r>
        <w:rPr>
          <w:color w:val="000000"/>
        </w:rPr>
        <w:t>This was only directly assessed in your core microbiome analysis, not by alpha diversity</w:t>
      </w:r>
    </w:p>
  </w:comment>
  <w:comment w:id="150" w:author="Avril Metcalfe-Roach" w:date="2023-12-13T10:46:00Z" w:initials="">
    <w:p w14:paraId="2E1D95EF" w14:textId="77777777" w:rsidR="00150205" w:rsidRDefault="00000000">
      <w:pPr>
        <w:widowControl w:val="0"/>
        <w:pBdr>
          <w:top w:val="nil"/>
          <w:left w:val="nil"/>
          <w:bottom w:val="nil"/>
          <w:right w:val="nil"/>
          <w:between w:val="nil"/>
        </w:pBdr>
        <w:spacing w:line="240" w:lineRule="auto"/>
        <w:rPr>
          <w:color w:val="000000"/>
        </w:rPr>
      </w:pPr>
      <w:r>
        <w:rPr>
          <w:color w:val="000000"/>
        </w:rPr>
        <w:t>Connect the dots for people here – why does new material = more uniqueness?</w:t>
      </w:r>
    </w:p>
  </w:comment>
  <w:comment w:id="152" w:author="Avril Metcalfe-Roach" w:date="2023-12-13T10:49:00Z" w:initials="">
    <w:p w14:paraId="400DB051" w14:textId="77777777" w:rsidR="00150205" w:rsidRDefault="00000000">
      <w:pPr>
        <w:widowControl w:val="0"/>
        <w:pBdr>
          <w:top w:val="nil"/>
          <w:left w:val="nil"/>
          <w:bottom w:val="nil"/>
          <w:right w:val="nil"/>
          <w:between w:val="nil"/>
        </w:pBdr>
        <w:spacing w:line="240" w:lineRule="auto"/>
        <w:rPr>
          <w:color w:val="000000"/>
        </w:rPr>
      </w:pPr>
      <w:r>
        <w:rPr>
          <w:color w:val="000000"/>
        </w:rPr>
        <w:t>Variety of what?</w:t>
      </w:r>
    </w:p>
  </w:comment>
  <w:comment w:id="153" w:author="Anu Chauhan" w:date="2023-12-21T07:39:00Z" w:initials="">
    <w:p w14:paraId="6831D9A2" w14:textId="77777777" w:rsidR="00150205" w:rsidRDefault="00000000">
      <w:pPr>
        <w:widowControl w:val="0"/>
        <w:pBdr>
          <w:top w:val="nil"/>
          <w:left w:val="nil"/>
          <w:bottom w:val="nil"/>
          <w:right w:val="nil"/>
          <w:between w:val="nil"/>
        </w:pBdr>
        <w:spacing w:line="240" w:lineRule="auto"/>
        <w:rPr>
          <w:color w:val="000000"/>
        </w:rPr>
      </w:pPr>
      <w:r>
        <w:rPr>
          <w:color w:val="000000"/>
        </w:rPr>
        <w:t>niche?</w:t>
      </w:r>
    </w:p>
  </w:comment>
  <w:comment w:id="154" w:author="Avril Metcalfe-Roach" w:date="2023-12-13T10:50:00Z" w:initials="">
    <w:p w14:paraId="5B76FD42" w14:textId="77777777" w:rsidR="00150205" w:rsidRDefault="00000000">
      <w:pPr>
        <w:widowControl w:val="0"/>
        <w:pBdr>
          <w:top w:val="nil"/>
          <w:left w:val="nil"/>
          <w:bottom w:val="nil"/>
          <w:right w:val="nil"/>
          <w:between w:val="nil"/>
        </w:pBdr>
        <w:spacing w:line="240" w:lineRule="auto"/>
        <w:rPr>
          <w:color w:val="000000"/>
        </w:rPr>
      </w:pPr>
      <w:r>
        <w:rPr>
          <w:color w:val="000000"/>
        </w:rPr>
        <w:t>Can you give some examples?</w:t>
      </w:r>
    </w:p>
  </w:comment>
  <w:comment w:id="155" w:author="Anu Chauhan" w:date="2023-12-21T07:39:00Z" w:initials="">
    <w:p w14:paraId="7EDEABE8" w14:textId="77777777" w:rsidR="00150205" w:rsidRDefault="00000000">
      <w:pPr>
        <w:widowControl w:val="0"/>
        <w:pBdr>
          <w:top w:val="nil"/>
          <w:left w:val="nil"/>
          <w:bottom w:val="nil"/>
          <w:right w:val="nil"/>
          <w:between w:val="nil"/>
        </w:pBdr>
        <w:spacing w:line="240" w:lineRule="auto"/>
        <w:rPr>
          <w:color w:val="000000"/>
        </w:rPr>
      </w:pPr>
      <w:r>
        <w:rPr>
          <w:color w:val="000000"/>
        </w:rPr>
        <w:t>yes</w:t>
      </w:r>
    </w:p>
  </w:comment>
  <w:comment w:id="156" w:author="Avril Metcalfe-Roach" w:date="2023-12-13T10:52:00Z" w:initials="">
    <w:p w14:paraId="3F75E8CE" w14:textId="77777777" w:rsidR="00150205" w:rsidRDefault="00000000">
      <w:pPr>
        <w:widowControl w:val="0"/>
        <w:pBdr>
          <w:top w:val="nil"/>
          <w:left w:val="nil"/>
          <w:bottom w:val="nil"/>
          <w:right w:val="nil"/>
          <w:between w:val="nil"/>
        </w:pBdr>
        <w:spacing w:line="240" w:lineRule="auto"/>
        <w:rPr>
          <w:color w:val="000000"/>
        </w:rPr>
      </w:pPr>
      <w:r>
        <w:rPr>
          <w:color w:val="000000"/>
        </w:rPr>
        <w:t>Cool, very important! Also, you did see a form of increased richness as per your core microbiome analysis, even if Shannon wasn’t significant</w:t>
      </w:r>
    </w:p>
  </w:comment>
  <w:comment w:id="157" w:author="Avril Metcalfe-Roach" w:date="2023-12-13T10:55:00Z" w:initials="">
    <w:p w14:paraId="2970F4B0" w14:textId="77777777" w:rsidR="00150205" w:rsidRDefault="00000000">
      <w:pPr>
        <w:widowControl w:val="0"/>
        <w:pBdr>
          <w:top w:val="nil"/>
          <w:left w:val="nil"/>
          <w:bottom w:val="nil"/>
          <w:right w:val="nil"/>
          <w:between w:val="nil"/>
        </w:pBdr>
        <w:spacing w:line="240" w:lineRule="auto"/>
        <w:rPr>
          <w:color w:val="000000"/>
        </w:rPr>
      </w:pPr>
      <w:r>
        <w:rPr>
          <w:color w:val="000000"/>
        </w:rPr>
        <w:t>Do you mean nutrient cycling? I get the impression that you’re saying the A horizon has more of a ‘selfish’ metabolism while the O horizon has a metabolism that has a clearer contribution to nutrient renewal, but I’m not sure.</w:t>
      </w:r>
    </w:p>
  </w:comment>
  <w:comment w:id="158" w:author="Avril Metcalfe-Roach" w:date="2023-12-13T11:08:00Z" w:initials="">
    <w:p w14:paraId="6D67D336" w14:textId="77777777" w:rsidR="00150205" w:rsidRDefault="00000000">
      <w:pPr>
        <w:widowControl w:val="0"/>
        <w:pBdr>
          <w:top w:val="nil"/>
          <w:left w:val="nil"/>
          <w:bottom w:val="nil"/>
          <w:right w:val="nil"/>
          <w:between w:val="nil"/>
        </w:pBdr>
        <w:spacing w:line="240" w:lineRule="auto"/>
        <w:rPr>
          <w:color w:val="000000"/>
        </w:rPr>
      </w:pPr>
      <w:r>
        <w:rPr>
          <w:color w:val="000000"/>
        </w:rPr>
        <w:t>To be fair, nearly all the MetaCyc pathways were different, so even if the pathways you connected to taxonomy aren’t in your PICRUSt2 figure which only took the absolute strongest differences, they’re probably still significantly differentially abundant.</w:t>
      </w:r>
    </w:p>
  </w:comment>
  <w:comment w:id="160" w:author="Avril Metcalfe-Roach" w:date="2023-12-13T11:06:00Z" w:initials="">
    <w:p w14:paraId="431E9F33" w14:textId="77777777" w:rsidR="00150205" w:rsidRDefault="00000000">
      <w:pPr>
        <w:widowControl w:val="0"/>
        <w:pBdr>
          <w:top w:val="nil"/>
          <w:left w:val="nil"/>
          <w:bottom w:val="nil"/>
          <w:right w:val="nil"/>
          <w:between w:val="nil"/>
        </w:pBdr>
        <w:spacing w:line="240" w:lineRule="auto"/>
        <w:rPr>
          <w:color w:val="000000"/>
        </w:rPr>
      </w:pPr>
      <w:r>
        <w:rPr>
          <w:color w:val="000000"/>
        </w:rPr>
        <w:t>It’s only increased relative to each other, so it unfortunately can’t be assessed whether it’s increased post logging. I’d say the better evidence is to remind the readers of that study that didn’t find a taxonomic beta difference in unlogged areas. I don’t think there is a perfect comparison here unfortunately, but you can definitely draw parallels with the taxonomy.</w:t>
      </w:r>
    </w:p>
  </w:comment>
  <w:comment w:id="162" w:author="Avril Metcalfe-Roach" w:date="2023-12-13T11:06:00Z" w:initials="">
    <w:p w14:paraId="08CE469D" w14:textId="77777777" w:rsidR="00150205" w:rsidRDefault="00000000">
      <w:pPr>
        <w:widowControl w:val="0"/>
        <w:pBdr>
          <w:top w:val="nil"/>
          <w:left w:val="nil"/>
          <w:bottom w:val="nil"/>
          <w:right w:val="nil"/>
          <w:between w:val="nil"/>
        </w:pBdr>
        <w:spacing w:line="240" w:lineRule="auto"/>
        <w:rPr>
          <w:color w:val="000000"/>
        </w:rPr>
      </w:pPr>
      <w:r>
        <w:rPr>
          <w:color w:val="000000"/>
        </w:rPr>
        <w:t>It’s only increased relative to each other, so it unfortunately can’t be assessed whether it’s increased post logging. I’d say the better evidence is to remind the readers of that study that didn’t find a taxonomic beta difference in unlogged areas. I don’t think there is a perfect comparison here unfortunately, but you can definitely draw parallels with the taxonomy.</w:t>
      </w:r>
    </w:p>
  </w:comment>
  <w:comment w:id="163" w:author="Avril Metcalfe-Roach" w:date="2023-12-13T11:16:00Z" w:initials="">
    <w:p w14:paraId="6C77BBC4" w14:textId="77777777" w:rsidR="00150205" w:rsidRDefault="00000000">
      <w:pPr>
        <w:widowControl w:val="0"/>
        <w:pBdr>
          <w:top w:val="nil"/>
          <w:left w:val="nil"/>
          <w:bottom w:val="nil"/>
          <w:right w:val="nil"/>
          <w:between w:val="nil"/>
        </w:pBdr>
        <w:spacing w:line="240" w:lineRule="auto"/>
        <w:rPr>
          <w:color w:val="000000"/>
        </w:rPr>
      </w:pPr>
      <w:r>
        <w:rPr>
          <w:color w:val="000000"/>
        </w:rPr>
        <w:t>The lack of a pre-logging baseline is a strong limitation here, since it would have added so much to your analysis</w:t>
      </w:r>
    </w:p>
  </w:comment>
  <w:comment w:id="164" w:author="Anu Chauhan" w:date="2023-12-18T22:30:00Z" w:initials="">
    <w:p w14:paraId="486B3A06" w14:textId="77777777" w:rsidR="00150205" w:rsidRDefault="00000000">
      <w:pPr>
        <w:widowControl w:val="0"/>
        <w:pBdr>
          <w:top w:val="nil"/>
          <w:left w:val="nil"/>
          <w:bottom w:val="nil"/>
          <w:right w:val="nil"/>
          <w:between w:val="nil"/>
        </w:pBdr>
        <w:spacing w:line="240" w:lineRule="auto"/>
        <w:rPr>
          <w:color w:val="000000"/>
        </w:rPr>
      </w:pPr>
      <w:r>
        <w:rPr>
          <w:color w:val="000000"/>
        </w:rPr>
        <w:t>ie add in pre vs post logging conditions as a *major* limitation</w:t>
      </w:r>
    </w:p>
  </w:comment>
  <w:comment w:id="165" w:author="Jastina Aujla" w:date="2023-12-21T00:28:00Z" w:initials="">
    <w:p w14:paraId="549DE0B4" w14:textId="77777777" w:rsidR="00150205" w:rsidRDefault="00000000">
      <w:pPr>
        <w:widowControl w:val="0"/>
        <w:pBdr>
          <w:top w:val="nil"/>
          <w:left w:val="nil"/>
          <w:bottom w:val="nil"/>
          <w:right w:val="nil"/>
          <w:between w:val="nil"/>
        </w:pBdr>
        <w:spacing w:line="240" w:lineRule="auto"/>
        <w:rPr>
          <w:color w:val="000000"/>
        </w:rPr>
      </w:pPr>
      <w:r>
        <w:rPr>
          <w:color w:val="000000"/>
        </w:rPr>
        <w:t>Study limitations</w:t>
      </w:r>
    </w:p>
    <w:p w14:paraId="47C24224" w14:textId="77777777" w:rsidR="00150205" w:rsidRDefault="00000000">
      <w:pPr>
        <w:widowControl w:val="0"/>
        <w:pBdr>
          <w:top w:val="nil"/>
          <w:left w:val="nil"/>
          <w:bottom w:val="nil"/>
          <w:right w:val="nil"/>
          <w:between w:val="nil"/>
        </w:pBdr>
        <w:spacing w:line="240" w:lineRule="auto"/>
        <w:rPr>
          <w:color w:val="000000"/>
        </w:rPr>
      </w:pPr>
      <w:r>
        <w:rPr>
          <w:color w:val="000000"/>
        </w:rPr>
        <w:t>Pre/post logging samples is a very important limitation here.</w:t>
      </w:r>
    </w:p>
  </w:comment>
  <w:comment w:id="168" w:author="Jastina Aujla" w:date="2023-12-21T00:28:00Z" w:initials="">
    <w:p w14:paraId="02703660" w14:textId="77777777" w:rsidR="00150205" w:rsidRDefault="00000000">
      <w:pPr>
        <w:widowControl w:val="0"/>
        <w:pBdr>
          <w:top w:val="nil"/>
          <w:left w:val="nil"/>
          <w:bottom w:val="nil"/>
          <w:right w:val="nil"/>
          <w:between w:val="nil"/>
        </w:pBdr>
        <w:spacing w:line="240" w:lineRule="auto"/>
        <w:rPr>
          <w:color w:val="000000"/>
        </w:rPr>
      </w:pPr>
      <w:r>
        <w:rPr>
          <w:color w:val="000000"/>
        </w:rPr>
        <w:t>Conclusion: Addresses the experimental question</w:t>
      </w:r>
    </w:p>
    <w:p w14:paraId="25E2A571" w14:textId="77777777" w:rsidR="00150205" w:rsidRDefault="00000000">
      <w:pPr>
        <w:widowControl w:val="0"/>
        <w:pBdr>
          <w:top w:val="nil"/>
          <w:left w:val="nil"/>
          <w:bottom w:val="nil"/>
          <w:right w:val="nil"/>
          <w:between w:val="nil"/>
        </w:pBdr>
        <w:spacing w:line="240" w:lineRule="auto"/>
        <w:rPr>
          <w:color w:val="000000"/>
        </w:rPr>
      </w:pPr>
      <w:r>
        <w:rPr>
          <w:color w:val="000000"/>
        </w:rPr>
        <w:t>Great! Just some minor edits needed. It was a good call to keep it relatively brief and nonspecific since your results were so broadly different (wouldn't have made sense to hyperfocus on a specific bacterium/pathway).</w:t>
      </w:r>
    </w:p>
  </w:comment>
  <w:comment w:id="169" w:author="Avril Metcalfe-Roach" w:date="2023-12-13T11:17:00Z" w:initials="">
    <w:p w14:paraId="02F1AC1C" w14:textId="77777777" w:rsidR="00150205" w:rsidRDefault="00000000">
      <w:pPr>
        <w:widowControl w:val="0"/>
        <w:pBdr>
          <w:top w:val="nil"/>
          <w:left w:val="nil"/>
          <w:bottom w:val="nil"/>
          <w:right w:val="nil"/>
          <w:between w:val="nil"/>
        </w:pBdr>
        <w:spacing w:line="240" w:lineRule="auto"/>
        <w:rPr>
          <w:color w:val="000000"/>
        </w:rPr>
      </w:pPr>
      <w:r>
        <w:rPr>
          <w:color w:val="000000"/>
        </w:rPr>
        <w:t>What is the core microbiome? Try to avoid code-centric phrases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882AD" w15:done="0"/>
  <w15:commentEx w15:paraId="0CD9D468" w15:done="0"/>
  <w15:commentEx w15:paraId="1BB65E0B" w15:done="0"/>
  <w15:commentEx w15:paraId="3E4291AE" w15:done="0"/>
  <w15:commentEx w15:paraId="1ADB9735" w15:done="0"/>
  <w15:commentEx w15:paraId="75447B4E" w15:done="0"/>
  <w15:commentEx w15:paraId="5F3B623C" w15:done="0"/>
  <w15:commentEx w15:paraId="04347E3A" w15:done="0"/>
  <w15:commentEx w15:paraId="6CDB3628" w15:done="0"/>
  <w15:commentEx w15:paraId="30B99A7D" w15:done="0"/>
  <w15:commentEx w15:paraId="5B686DEC" w15:done="0"/>
  <w15:commentEx w15:paraId="504DDFA2" w15:done="0"/>
  <w15:commentEx w15:paraId="56892F14" w15:done="0"/>
  <w15:commentEx w15:paraId="67DFFB50" w15:done="0"/>
  <w15:commentEx w15:paraId="16B91F3B" w15:done="0"/>
  <w15:commentEx w15:paraId="56EFD4E0" w15:done="0"/>
  <w15:commentEx w15:paraId="49C6894A" w15:done="0"/>
  <w15:commentEx w15:paraId="608DB5A5" w15:done="0"/>
  <w15:commentEx w15:paraId="377E6C02" w15:done="0"/>
  <w15:commentEx w15:paraId="0802663E" w15:done="0"/>
  <w15:commentEx w15:paraId="5F190002" w15:done="0"/>
  <w15:commentEx w15:paraId="5D22425D" w15:done="0"/>
  <w15:commentEx w15:paraId="0658CA5F" w15:done="0"/>
  <w15:commentEx w15:paraId="17585729" w15:done="0"/>
  <w15:commentEx w15:paraId="33147FA9" w15:done="0"/>
  <w15:commentEx w15:paraId="34723FFA" w15:done="0"/>
  <w15:commentEx w15:paraId="1E0D1B89" w15:done="0"/>
  <w15:commentEx w15:paraId="77E615B5" w15:done="0"/>
  <w15:commentEx w15:paraId="50DBB0C5" w15:done="0"/>
  <w15:commentEx w15:paraId="171964B0" w15:done="0"/>
  <w15:commentEx w15:paraId="443875BA" w15:done="0"/>
  <w15:commentEx w15:paraId="4509267A" w15:done="0"/>
  <w15:commentEx w15:paraId="0B160238" w15:done="0"/>
  <w15:commentEx w15:paraId="665FE766" w15:done="0"/>
  <w15:commentEx w15:paraId="63EEB179" w15:done="0"/>
  <w15:commentEx w15:paraId="571B523C" w15:done="0"/>
  <w15:commentEx w15:paraId="4E2EBB7C" w15:done="0"/>
  <w15:commentEx w15:paraId="71DB6F44" w15:done="0"/>
  <w15:commentEx w15:paraId="0A488123" w15:done="0"/>
  <w15:commentEx w15:paraId="1A8ED1E4" w15:done="0"/>
  <w15:commentEx w15:paraId="7416D7D0" w15:done="0"/>
  <w15:commentEx w15:paraId="2B624B69" w15:done="0"/>
  <w15:commentEx w15:paraId="74F3D6EE" w15:done="0"/>
  <w15:commentEx w15:paraId="498955DB" w15:done="0"/>
  <w15:commentEx w15:paraId="34AF93E4" w15:done="0"/>
  <w15:commentEx w15:paraId="4EC969CB" w15:done="0"/>
  <w15:commentEx w15:paraId="1FEC7407" w15:done="0"/>
  <w15:commentEx w15:paraId="4D2BFDDE" w15:done="0"/>
  <w15:commentEx w15:paraId="2BB718DF" w15:done="0"/>
  <w15:commentEx w15:paraId="2A41FA14" w15:done="0"/>
  <w15:commentEx w15:paraId="4023ADA7" w15:done="0"/>
  <w15:commentEx w15:paraId="33C9B816" w15:done="0"/>
  <w15:commentEx w15:paraId="5CA7E45B" w15:done="0"/>
  <w15:commentEx w15:paraId="2FF05206" w15:done="0"/>
  <w15:commentEx w15:paraId="3187774A" w15:done="0"/>
  <w15:commentEx w15:paraId="34F813D2" w15:done="0"/>
  <w15:commentEx w15:paraId="2C1D3323" w15:done="0"/>
  <w15:commentEx w15:paraId="5A91AD88" w15:done="0"/>
  <w15:commentEx w15:paraId="21BB111A" w15:done="0"/>
  <w15:commentEx w15:paraId="208BCBFE" w15:done="0"/>
  <w15:commentEx w15:paraId="2E1D95EF" w15:done="0"/>
  <w15:commentEx w15:paraId="400DB051" w15:done="0"/>
  <w15:commentEx w15:paraId="6831D9A2" w15:done="0"/>
  <w15:commentEx w15:paraId="5B76FD42" w15:done="0"/>
  <w15:commentEx w15:paraId="7EDEABE8" w15:done="0"/>
  <w15:commentEx w15:paraId="3F75E8CE" w15:done="0"/>
  <w15:commentEx w15:paraId="2970F4B0" w15:done="0"/>
  <w15:commentEx w15:paraId="6D67D336" w15:done="0"/>
  <w15:commentEx w15:paraId="431E9F33" w15:done="0"/>
  <w15:commentEx w15:paraId="08CE469D" w15:done="0"/>
  <w15:commentEx w15:paraId="6C77BBC4" w15:done="0"/>
  <w15:commentEx w15:paraId="486B3A06" w15:done="0"/>
  <w15:commentEx w15:paraId="47C24224" w15:done="0"/>
  <w15:commentEx w15:paraId="25E2A571" w15:done="0"/>
  <w15:commentEx w15:paraId="02F1A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882AD" w16cid:durableId="712B0287"/>
  <w16cid:commentId w16cid:paraId="0CD9D468" w16cid:durableId="25EB1035"/>
  <w16cid:commentId w16cid:paraId="1BB65E0B" w16cid:durableId="57039B0A"/>
  <w16cid:commentId w16cid:paraId="3E4291AE" w16cid:durableId="0E41C78F"/>
  <w16cid:commentId w16cid:paraId="1ADB9735" w16cid:durableId="12EB14D8"/>
  <w16cid:commentId w16cid:paraId="75447B4E" w16cid:durableId="54B5AF4F"/>
  <w16cid:commentId w16cid:paraId="5F3B623C" w16cid:durableId="3CFBC07F"/>
  <w16cid:commentId w16cid:paraId="04347E3A" w16cid:durableId="79533254"/>
  <w16cid:commentId w16cid:paraId="6CDB3628" w16cid:durableId="39D95E6D"/>
  <w16cid:commentId w16cid:paraId="30B99A7D" w16cid:durableId="5CBC989E"/>
  <w16cid:commentId w16cid:paraId="5B686DEC" w16cid:durableId="46194640"/>
  <w16cid:commentId w16cid:paraId="504DDFA2" w16cid:durableId="4DF1A7E5"/>
  <w16cid:commentId w16cid:paraId="56892F14" w16cid:durableId="422B42BD"/>
  <w16cid:commentId w16cid:paraId="67DFFB50" w16cid:durableId="46BA3BB8"/>
  <w16cid:commentId w16cid:paraId="16B91F3B" w16cid:durableId="0EAEEE84"/>
  <w16cid:commentId w16cid:paraId="56EFD4E0" w16cid:durableId="70D6D522"/>
  <w16cid:commentId w16cid:paraId="49C6894A" w16cid:durableId="76CD899E"/>
  <w16cid:commentId w16cid:paraId="608DB5A5" w16cid:durableId="24DBD62D"/>
  <w16cid:commentId w16cid:paraId="377E6C02" w16cid:durableId="675DA7C3"/>
  <w16cid:commentId w16cid:paraId="0802663E" w16cid:durableId="7E3A1711"/>
  <w16cid:commentId w16cid:paraId="5F190002" w16cid:durableId="6206C038"/>
  <w16cid:commentId w16cid:paraId="5D22425D" w16cid:durableId="2A02215D"/>
  <w16cid:commentId w16cid:paraId="0658CA5F" w16cid:durableId="1AE39319"/>
  <w16cid:commentId w16cid:paraId="17585729" w16cid:durableId="4EFDE9E1"/>
  <w16cid:commentId w16cid:paraId="33147FA9" w16cid:durableId="311A2757"/>
  <w16cid:commentId w16cid:paraId="34723FFA" w16cid:durableId="10A760B2"/>
  <w16cid:commentId w16cid:paraId="1E0D1B89" w16cid:durableId="59BBDB99"/>
  <w16cid:commentId w16cid:paraId="77E615B5" w16cid:durableId="1012E45A"/>
  <w16cid:commentId w16cid:paraId="50DBB0C5" w16cid:durableId="46EE5FA6"/>
  <w16cid:commentId w16cid:paraId="171964B0" w16cid:durableId="52B1384A"/>
  <w16cid:commentId w16cid:paraId="443875BA" w16cid:durableId="1C84875F"/>
  <w16cid:commentId w16cid:paraId="4509267A" w16cid:durableId="2949BBCD"/>
  <w16cid:commentId w16cid:paraId="0B160238" w16cid:durableId="15F10F12"/>
  <w16cid:commentId w16cid:paraId="665FE766" w16cid:durableId="7AF76C63"/>
  <w16cid:commentId w16cid:paraId="63EEB179" w16cid:durableId="5E673C9E"/>
  <w16cid:commentId w16cid:paraId="571B523C" w16cid:durableId="29396CD2"/>
  <w16cid:commentId w16cid:paraId="4E2EBB7C" w16cid:durableId="7AF78CDF"/>
  <w16cid:commentId w16cid:paraId="71DB6F44" w16cid:durableId="23ECA59A"/>
  <w16cid:commentId w16cid:paraId="0A488123" w16cid:durableId="7D69DF46"/>
  <w16cid:commentId w16cid:paraId="1A8ED1E4" w16cid:durableId="7067C34C"/>
  <w16cid:commentId w16cid:paraId="7416D7D0" w16cid:durableId="55E0FFB8"/>
  <w16cid:commentId w16cid:paraId="2B624B69" w16cid:durableId="6E96833C"/>
  <w16cid:commentId w16cid:paraId="74F3D6EE" w16cid:durableId="164084D1"/>
  <w16cid:commentId w16cid:paraId="498955DB" w16cid:durableId="4D55C670"/>
  <w16cid:commentId w16cid:paraId="34AF93E4" w16cid:durableId="45A78B04"/>
  <w16cid:commentId w16cid:paraId="4EC969CB" w16cid:durableId="249A2C40"/>
  <w16cid:commentId w16cid:paraId="1FEC7407" w16cid:durableId="50768315"/>
  <w16cid:commentId w16cid:paraId="4D2BFDDE" w16cid:durableId="2EEA2C2F"/>
  <w16cid:commentId w16cid:paraId="2BB718DF" w16cid:durableId="563A22DE"/>
  <w16cid:commentId w16cid:paraId="2A41FA14" w16cid:durableId="77A27819"/>
  <w16cid:commentId w16cid:paraId="4023ADA7" w16cid:durableId="13C5AD46"/>
  <w16cid:commentId w16cid:paraId="33C9B816" w16cid:durableId="286574E7"/>
  <w16cid:commentId w16cid:paraId="5CA7E45B" w16cid:durableId="3EB3E363"/>
  <w16cid:commentId w16cid:paraId="2FF05206" w16cid:durableId="67B08761"/>
  <w16cid:commentId w16cid:paraId="3187774A" w16cid:durableId="567F8316"/>
  <w16cid:commentId w16cid:paraId="34F813D2" w16cid:durableId="26E120F9"/>
  <w16cid:commentId w16cid:paraId="2C1D3323" w16cid:durableId="1B10B401"/>
  <w16cid:commentId w16cid:paraId="5A91AD88" w16cid:durableId="01CE7D49"/>
  <w16cid:commentId w16cid:paraId="21BB111A" w16cid:durableId="683CE47A"/>
  <w16cid:commentId w16cid:paraId="208BCBFE" w16cid:durableId="6A9ADA55"/>
  <w16cid:commentId w16cid:paraId="2E1D95EF" w16cid:durableId="03F5A822"/>
  <w16cid:commentId w16cid:paraId="400DB051" w16cid:durableId="27630904"/>
  <w16cid:commentId w16cid:paraId="6831D9A2" w16cid:durableId="5EC4A7DE"/>
  <w16cid:commentId w16cid:paraId="5B76FD42" w16cid:durableId="600EFBD5"/>
  <w16cid:commentId w16cid:paraId="7EDEABE8" w16cid:durableId="43FAC8AC"/>
  <w16cid:commentId w16cid:paraId="3F75E8CE" w16cid:durableId="5C2C6857"/>
  <w16cid:commentId w16cid:paraId="2970F4B0" w16cid:durableId="17D65866"/>
  <w16cid:commentId w16cid:paraId="6D67D336" w16cid:durableId="30D079C5"/>
  <w16cid:commentId w16cid:paraId="431E9F33" w16cid:durableId="0D859F4B"/>
  <w16cid:commentId w16cid:paraId="08CE469D" w16cid:durableId="7E090B30"/>
  <w16cid:commentId w16cid:paraId="6C77BBC4" w16cid:durableId="5F9E886A"/>
  <w16cid:commentId w16cid:paraId="486B3A06" w16cid:durableId="5299D363"/>
  <w16cid:commentId w16cid:paraId="47C24224" w16cid:durableId="6B69087E"/>
  <w16cid:commentId w16cid:paraId="25E2A571" w16cid:durableId="1567FB47"/>
  <w16cid:commentId w16cid:paraId="02F1AC1C" w16cid:durableId="77DD2C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0372"/>
    <w:multiLevelType w:val="multilevel"/>
    <w:tmpl w:val="B3ECF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04545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tina Aujla">
    <w15:presenceInfo w15:providerId="None" w15:userId="Jastina Auj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205"/>
    <w:rsid w:val="00150205"/>
    <w:rsid w:val="0088064F"/>
    <w:rsid w:val="00B4308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4A36B2D"/>
  <w15:docId w15:val="{43828E88-0643-CB47-9639-D74CB75E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gplot2.tidyverse.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an.r-project.org/package=dplyr"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https://ggplot2.tidyverse.org" TargetMode="External"/><Relationship Id="rId25" Type="http://schemas.openxmlformats.org/officeDocument/2006/relationships/hyperlink" Target="https://cran.r-project.org/package=ggVennDiagram" TargetMode="External"/><Relationship Id="rId2" Type="http://schemas.openxmlformats.org/officeDocument/2006/relationships/styles" Target="styles.xml"/><Relationship Id="rId16" Type="http://schemas.openxmlformats.org/officeDocument/2006/relationships/hyperlink" Target="https://cran.r-project.org/package=vegan" TargetMode="External"/><Relationship Id="rId20" Type="http://schemas.openxmlformats.org/officeDocument/2006/relationships/hyperlink" Target="https://cran.r-project.org/package=ggpubr"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cran.r-project.org/package=ggVennDiagram" TargetMode="External"/><Relationship Id="rId5" Type="http://schemas.openxmlformats.org/officeDocument/2006/relationships/comments" Target="comments.xml"/><Relationship Id="rId15" Type="http://schemas.openxmlformats.org/officeDocument/2006/relationships/hyperlink" Target="https://cran.r-project.org/package=vegan" TargetMode="External"/><Relationship Id="rId23" Type="http://schemas.openxmlformats.org/officeDocument/2006/relationships/hyperlink" Target="https://rdrr.io/cran/indicspecies/man/multipatt.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ran.r-project.org/package=ggpubr" TargetMode="External"/><Relationship Id="rId4" Type="http://schemas.openxmlformats.org/officeDocument/2006/relationships/webSettings" Target="webSettings.xml"/><Relationship Id="rId9" Type="http://schemas.openxmlformats.org/officeDocument/2006/relationships/hyperlink" Target="https://github.com/allyhoward/micb475.git" TargetMode="External"/><Relationship Id="rId14" Type="http://schemas.openxmlformats.org/officeDocument/2006/relationships/image" Target="media/image6.png"/><Relationship Id="rId22" Type="http://schemas.openxmlformats.org/officeDocument/2006/relationships/hyperlink" Target="https://cran.r-project.org/package=dplyr"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6534</Words>
  <Characters>37245</Characters>
  <Application>Microsoft Office Word</Application>
  <DocSecurity>0</DocSecurity>
  <Lines>310</Lines>
  <Paragraphs>87</Paragraphs>
  <ScaleCrop>false</ScaleCrop>
  <Company/>
  <LinksUpToDate>false</LinksUpToDate>
  <CharactersWithSpaces>43692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Jastina Aujla</cp:lastModifiedBy>
  <cp:revision>3</cp:revision>
  <dcterms:created xsi:type="dcterms:W3CDTF">2023-12-21T07:56:00Z</dcterms:created>
  <dcterms:modified xsi:type="dcterms:W3CDTF">2023-12-21T08:03:00Z</dcterms:modified>
</cp:coreProperties>
</file>